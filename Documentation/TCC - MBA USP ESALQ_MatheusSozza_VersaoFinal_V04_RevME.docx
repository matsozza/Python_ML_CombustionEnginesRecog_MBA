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596A8" w14:textId="77777777" w:rsidR="007C5129" w:rsidRDefault="00000000">
      <w:pPr>
        <w:spacing w:line="240" w:lineRule="auto"/>
        <w:jc w:val="center"/>
        <w:rPr>
          <w:b/>
        </w:rPr>
      </w:pPr>
      <w:r>
        <w:rPr>
          <w:b/>
        </w:rPr>
        <w:t>Detector de motores a combustão por meio de análise sonora através de uma rede neural.</w:t>
      </w:r>
    </w:p>
    <w:p w14:paraId="29D1998D" w14:textId="77777777" w:rsidR="007C5129" w:rsidRDefault="007C5129">
      <w:pPr>
        <w:spacing w:line="240" w:lineRule="auto"/>
      </w:pPr>
    </w:p>
    <w:p w14:paraId="68FC8CFD" w14:textId="77777777" w:rsidR="007C5129" w:rsidRDefault="007C5129">
      <w:pPr>
        <w:spacing w:line="240" w:lineRule="auto"/>
      </w:pPr>
    </w:p>
    <w:p w14:paraId="3BB9ACCA" w14:textId="77777777" w:rsidR="007C5129" w:rsidRDefault="00000000">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5D2683EB" w14:textId="77777777" w:rsidR="007C5129" w:rsidRDefault="007C5129">
      <w:pPr>
        <w:tabs>
          <w:tab w:val="left" w:pos="6465"/>
        </w:tabs>
        <w:spacing w:line="240" w:lineRule="auto"/>
        <w:rPr>
          <w:b/>
          <w:sz w:val="18"/>
          <w:szCs w:val="18"/>
        </w:rPr>
      </w:pPr>
    </w:p>
    <w:p w14:paraId="299FB39A" w14:textId="77777777" w:rsidR="007C5129" w:rsidRDefault="00000000">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6EB9DDA1" w14:textId="77777777" w:rsidR="007C5129" w:rsidRDefault="00000000">
      <w:pPr>
        <w:spacing w:line="240" w:lineRule="auto"/>
        <w:rPr>
          <w:sz w:val="18"/>
          <w:szCs w:val="18"/>
        </w:rPr>
      </w:pPr>
      <w:r>
        <w:rPr>
          <w:sz w:val="18"/>
          <w:szCs w:val="18"/>
          <w:vertAlign w:val="superscript"/>
        </w:rPr>
        <w:t xml:space="preserve">2 </w:t>
      </w:r>
      <w:r>
        <w:rPr>
          <w:sz w:val="18"/>
          <w:szCs w:val="18"/>
        </w:rPr>
        <w:t xml:space="preserve">USP - ESALQ. </w:t>
      </w:r>
      <w:proofErr w:type="spellStart"/>
      <w:r>
        <w:rPr>
          <w:sz w:val="18"/>
          <w:szCs w:val="18"/>
        </w:rPr>
        <w:t>MSc</w:t>
      </w:r>
      <w:proofErr w:type="spellEnd"/>
      <w:r>
        <w:rPr>
          <w:sz w:val="18"/>
          <w:szCs w:val="18"/>
        </w:rPr>
        <w:t xml:space="preserve">. em Matemática e MBA em Data Science e </w:t>
      </w:r>
      <w:proofErr w:type="spellStart"/>
      <w:r>
        <w:rPr>
          <w:sz w:val="18"/>
          <w:szCs w:val="18"/>
        </w:rPr>
        <w:t>Analytics</w:t>
      </w:r>
      <w:proofErr w:type="spellEnd"/>
      <w:r>
        <w:rPr>
          <w:sz w:val="18"/>
          <w:szCs w:val="18"/>
        </w:rPr>
        <w:t>. Avenida Pádua Dias, 235 – Agronomia; 13418-900    Piracicaba, São Paulo, Brasil</w:t>
      </w:r>
    </w:p>
    <w:p w14:paraId="6B785CA7" w14:textId="77777777" w:rsidR="007C5129" w:rsidRDefault="00000000">
      <w:pPr>
        <w:spacing w:line="240" w:lineRule="auto"/>
        <w:rPr>
          <w:sz w:val="18"/>
          <w:szCs w:val="18"/>
        </w:rPr>
      </w:pPr>
      <w:bookmarkStart w:id="0" w:name="_gjdgxs" w:colFirst="0" w:colLast="0"/>
      <w:bookmarkEnd w:id="0"/>
      <w:r>
        <w:rPr>
          <w:sz w:val="18"/>
          <w:szCs w:val="18"/>
        </w:rPr>
        <w:t>*autor correspondente: matheussozza@hotmail.com</w:t>
      </w:r>
    </w:p>
    <w:p w14:paraId="0387538E" w14:textId="77777777" w:rsidR="007C5129" w:rsidRDefault="007C5129">
      <w:pPr>
        <w:spacing w:line="240" w:lineRule="auto"/>
        <w:rPr>
          <w:sz w:val="18"/>
          <w:szCs w:val="18"/>
        </w:rPr>
      </w:pPr>
    </w:p>
    <w:p w14:paraId="799D1CD0" w14:textId="77777777" w:rsidR="007C5129" w:rsidRDefault="007C5129">
      <w:pPr>
        <w:spacing w:line="240" w:lineRule="auto"/>
        <w:rPr>
          <w:sz w:val="18"/>
          <w:szCs w:val="18"/>
        </w:rPr>
      </w:pPr>
    </w:p>
    <w:p w14:paraId="1B675A8A" w14:textId="77777777" w:rsidR="007C5129" w:rsidRDefault="007C5129">
      <w:pPr>
        <w:spacing w:line="240" w:lineRule="auto"/>
        <w:rPr>
          <w:sz w:val="18"/>
          <w:szCs w:val="18"/>
        </w:rPr>
      </w:pPr>
    </w:p>
    <w:p w14:paraId="67092716" w14:textId="77777777" w:rsidR="007C5129" w:rsidRDefault="007C5129">
      <w:pPr>
        <w:spacing w:line="240" w:lineRule="auto"/>
        <w:ind w:left="720"/>
      </w:pPr>
    </w:p>
    <w:p w14:paraId="652D77B8" w14:textId="77777777" w:rsidR="007C5129" w:rsidRDefault="007C5129">
      <w:pPr>
        <w:spacing w:line="360" w:lineRule="auto"/>
        <w:jc w:val="left"/>
        <w:rPr>
          <w:b/>
        </w:rPr>
      </w:pPr>
    </w:p>
    <w:p w14:paraId="1C56A9EF" w14:textId="77777777" w:rsidR="007C5129" w:rsidRDefault="007C5129">
      <w:pPr>
        <w:spacing w:line="360" w:lineRule="auto"/>
        <w:jc w:val="left"/>
        <w:rPr>
          <w:b/>
        </w:rPr>
      </w:pPr>
    </w:p>
    <w:p w14:paraId="43C1F25E" w14:textId="77777777" w:rsidR="007C5129" w:rsidRDefault="007C5129">
      <w:pPr>
        <w:spacing w:line="360" w:lineRule="auto"/>
        <w:jc w:val="left"/>
        <w:rPr>
          <w:b/>
        </w:rPr>
      </w:pPr>
    </w:p>
    <w:p w14:paraId="027BD100" w14:textId="77777777" w:rsidR="007C5129" w:rsidRDefault="007C5129">
      <w:pPr>
        <w:spacing w:line="360" w:lineRule="auto"/>
        <w:jc w:val="left"/>
        <w:rPr>
          <w:b/>
        </w:rPr>
      </w:pPr>
    </w:p>
    <w:p w14:paraId="630DA019" w14:textId="77777777" w:rsidR="007C5129" w:rsidRDefault="007C5129">
      <w:pPr>
        <w:spacing w:line="360" w:lineRule="auto"/>
        <w:jc w:val="left"/>
        <w:rPr>
          <w:b/>
        </w:rPr>
      </w:pPr>
    </w:p>
    <w:p w14:paraId="1CC3DAA5" w14:textId="77777777" w:rsidR="007C5129" w:rsidRDefault="007C5129">
      <w:pPr>
        <w:spacing w:line="360" w:lineRule="auto"/>
        <w:jc w:val="left"/>
        <w:rPr>
          <w:b/>
        </w:rPr>
      </w:pPr>
    </w:p>
    <w:p w14:paraId="20A7A437" w14:textId="77777777" w:rsidR="007C5129" w:rsidRDefault="007C5129">
      <w:pPr>
        <w:spacing w:line="360" w:lineRule="auto"/>
        <w:jc w:val="left"/>
        <w:rPr>
          <w:b/>
        </w:rPr>
      </w:pPr>
    </w:p>
    <w:p w14:paraId="5A539544" w14:textId="77777777" w:rsidR="007C5129" w:rsidRDefault="007C5129">
      <w:pPr>
        <w:spacing w:line="360" w:lineRule="auto"/>
        <w:jc w:val="left"/>
        <w:rPr>
          <w:b/>
        </w:rPr>
      </w:pPr>
    </w:p>
    <w:p w14:paraId="53922FE3" w14:textId="77777777" w:rsidR="007C5129" w:rsidRDefault="007C5129">
      <w:pPr>
        <w:spacing w:line="360" w:lineRule="auto"/>
        <w:jc w:val="left"/>
        <w:rPr>
          <w:b/>
        </w:rPr>
      </w:pPr>
    </w:p>
    <w:p w14:paraId="2A43FDAB" w14:textId="77777777" w:rsidR="007C5129" w:rsidRDefault="007C5129">
      <w:pPr>
        <w:spacing w:line="360" w:lineRule="auto"/>
        <w:jc w:val="left"/>
        <w:rPr>
          <w:b/>
        </w:rPr>
      </w:pPr>
    </w:p>
    <w:p w14:paraId="0D6759AC" w14:textId="77777777" w:rsidR="007C5129" w:rsidRDefault="007C5129">
      <w:pPr>
        <w:spacing w:line="360" w:lineRule="auto"/>
        <w:jc w:val="left"/>
        <w:rPr>
          <w:b/>
        </w:rPr>
      </w:pPr>
    </w:p>
    <w:p w14:paraId="50E7D913" w14:textId="77777777" w:rsidR="007C5129" w:rsidRDefault="007C5129">
      <w:pPr>
        <w:spacing w:line="360" w:lineRule="auto"/>
        <w:jc w:val="left"/>
        <w:rPr>
          <w:b/>
        </w:rPr>
      </w:pPr>
    </w:p>
    <w:p w14:paraId="697F9394" w14:textId="77777777" w:rsidR="007C5129" w:rsidRDefault="007C5129">
      <w:pPr>
        <w:spacing w:line="360" w:lineRule="auto"/>
        <w:jc w:val="left"/>
        <w:rPr>
          <w:b/>
        </w:rPr>
      </w:pPr>
    </w:p>
    <w:p w14:paraId="5E4D8143" w14:textId="77777777" w:rsidR="007C5129" w:rsidRDefault="007C5129">
      <w:pPr>
        <w:spacing w:line="360" w:lineRule="auto"/>
        <w:jc w:val="left"/>
        <w:rPr>
          <w:b/>
        </w:rPr>
      </w:pPr>
    </w:p>
    <w:p w14:paraId="5E64C1C7" w14:textId="77777777" w:rsidR="007C5129" w:rsidRDefault="007C5129">
      <w:pPr>
        <w:spacing w:line="360" w:lineRule="auto"/>
        <w:jc w:val="left"/>
        <w:rPr>
          <w:b/>
        </w:rPr>
      </w:pPr>
    </w:p>
    <w:p w14:paraId="5A6AD259" w14:textId="77777777" w:rsidR="007C5129" w:rsidRDefault="007C5129">
      <w:pPr>
        <w:spacing w:line="360" w:lineRule="auto"/>
        <w:jc w:val="left"/>
        <w:rPr>
          <w:b/>
        </w:rPr>
      </w:pPr>
    </w:p>
    <w:p w14:paraId="4F147F1E" w14:textId="77777777" w:rsidR="007C5129" w:rsidRDefault="007C5129">
      <w:pPr>
        <w:spacing w:line="360" w:lineRule="auto"/>
        <w:jc w:val="left"/>
        <w:rPr>
          <w:b/>
        </w:rPr>
      </w:pPr>
    </w:p>
    <w:p w14:paraId="605D731E" w14:textId="77777777" w:rsidR="007C5129" w:rsidRDefault="007C5129">
      <w:pPr>
        <w:spacing w:line="360" w:lineRule="auto"/>
        <w:jc w:val="left"/>
        <w:rPr>
          <w:b/>
        </w:rPr>
      </w:pPr>
    </w:p>
    <w:p w14:paraId="7C164233" w14:textId="77777777" w:rsidR="007C5129" w:rsidRDefault="007C5129">
      <w:pPr>
        <w:spacing w:line="360" w:lineRule="auto"/>
        <w:jc w:val="left"/>
        <w:rPr>
          <w:b/>
        </w:rPr>
      </w:pPr>
    </w:p>
    <w:p w14:paraId="7CF6ABD7" w14:textId="77777777" w:rsidR="007C5129" w:rsidRDefault="007C5129">
      <w:pPr>
        <w:spacing w:line="360" w:lineRule="auto"/>
        <w:jc w:val="center"/>
        <w:rPr>
          <w:b/>
        </w:rPr>
      </w:pPr>
    </w:p>
    <w:p w14:paraId="1E2B4720" w14:textId="77777777" w:rsidR="007C5129" w:rsidRDefault="007C5129">
      <w:pPr>
        <w:spacing w:line="360" w:lineRule="auto"/>
        <w:jc w:val="left"/>
        <w:rPr>
          <w:b/>
        </w:rPr>
      </w:pPr>
    </w:p>
    <w:p w14:paraId="7D545F61" w14:textId="77777777" w:rsidR="007C5129" w:rsidRDefault="007C5129">
      <w:pPr>
        <w:rPr>
          <w:b/>
        </w:rPr>
        <w:sectPr w:rsidR="007C5129">
          <w:headerReference w:type="default" r:id="rId8"/>
          <w:footerReference w:type="default" r:id="rId9"/>
          <w:headerReference w:type="first" r:id="rId10"/>
          <w:footerReference w:type="first" r:id="rId11"/>
          <w:pgSz w:w="11906" w:h="16838"/>
          <w:pgMar w:top="1418" w:right="1418" w:bottom="1418" w:left="1418" w:header="709" w:footer="709" w:gutter="0"/>
          <w:pgNumType w:start="1"/>
          <w:cols w:space="720"/>
          <w:titlePg/>
        </w:sectPr>
      </w:pPr>
    </w:p>
    <w:p w14:paraId="28DBF464" w14:textId="77777777" w:rsidR="007C5129" w:rsidRDefault="00000000">
      <w:pPr>
        <w:spacing w:line="240" w:lineRule="auto"/>
        <w:jc w:val="center"/>
        <w:rPr>
          <w:b/>
        </w:rPr>
      </w:pPr>
      <w:commentRangeStart w:id="1"/>
      <w:r>
        <w:rPr>
          <w:b/>
        </w:rPr>
        <w:lastRenderedPageBreak/>
        <w:t>Detector de motores a combustão por meio de análise sonora através de uma rede neural.</w:t>
      </w:r>
    </w:p>
    <w:p w14:paraId="193B6664" w14:textId="77777777" w:rsidR="007C5129" w:rsidRDefault="007C5129">
      <w:pPr>
        <w:spacing w:line="240" w:lineRule="auto"/>
        <w:jc w:val="center"/>
        <w:rPr>
          <w:b/>
        </w:rPr>
      </w:pPr>
    </w:p>
    <w:p w14:paraId="16D3B770" w14:textId="77777777" w:rsidR="007C5129" w:rsidRDefault="00000000">
      <w:pPr>
        <w:spacing w:line="240" w:lineRule="auto"/>
        <w:jc w:val="left"/>
        <w:rPr>
          <w:b/>
        </w:rPr>
      </w:pPr>
      <w:r>
        <w:rPr>
          <w:b/>
        </w:rPr>
        <w:t xml:space="preserve">Resumo </w:t>
      </w:r>
    </w:p>
    <w:p w14:paraId="53310480" w14:textId="77777777" w:rsidR="007C5129" w:rsidRDefault="007C5129">
      <w:pPr>
        <w:spacing w:line="240" w:lineRule="auto"/>
        <w:rPr>
          <w:b/>
        </w:rPr>
      </w:pPr>
    </w:p>
    <w:p w14:paraId="1A8680EA" w14:textId="3F3501AC" w:rsidR="007C5129" w:rsidRDefault="00000000">
      <w:pPr>
        <w:spacing w:line="240" w:lineRule="auto"/>
        <w:rPr>
          <w:color w:val="000000"/>
        </w:rPr>
      </w:pPr>
      <w:r>
        <w:tab/>
        <w:t xml:space="preserve">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w:t>
      </w:r>
      <w:proofErr w:type="spellStart"/>
      <w:r>
        <w:t>convolucional</w:t>
      </w:r>
      <w:proofErr w:type="spellEnd"/>
      <w:r>
        <w:t xml:space="preserve">, com o objetivo de classificar se o segmento sonoro em questão possui o som de um motor a combustão em funcionamento ou não, sendo, portanto, uma classificação binária. A classificação apresentou performance alta com base nos índices F1-Score e J de </w:t>
      </w:r>
      <w:proofErr w:type="spellStart"/>
      <w:r>
        <w:t>Youden</w:t>
      </w:r>
      <w:proofErr w:type="spellEnd"/>
      <w:r>
        <w:t xml:space="preserve"> e contribuiu relevantemente para direcionar futuros trabalhos de reconhecimento e classificação de áudio voltados à indústria automotiva, seja na melhoria das emissões, controle de tráfego ou mesmo para diagnóstico automatizado das partes mecânicas.</w:t>
      </w:r>
    </w:p>
    <w:p w14:paraId="350C3F64" w14:textId="77777777" w:rsidR="007C5129" w:rsidRDefault="00000000">
      <w:pPr>
        <w:spacing w:line="240" w:lineRule="auto"/>
        <w:rPr>
          <w:b/>
          <w:color w:val="000000"/>
        </w:rPr>
      </w:pPr>
      <w:r>
        <w:rPr>
          <w:b/>
          <w:color w:val="000000"/>
        </w:rPr>
        <w:t xml:space="preserve">Palavras-chave: </w:t>
      </w:r>
      <w:r>
        <w:t>Redes Neurais, Motores à combustão, Diagnóstico Veicular, Classificação.</w:t>
      </w:r>
    </w:p>
    <w:p w14:paraId="31E8A384" w14:textId="77777777" w:rsidR="007C5129" w:rsidRDefault="007C5129">
      <w:pPr>
        <w:spacing w:line="240" w:lineRule="auto"/>
        <w:rPr>
          <w:b/>
          <w:color w:val="000000"/>
        </w:rPr>
      </w:pPr>
    </w:p>
    <w:p w14:paraId="44D5BDAB" w14:textId="77777777" w:rsidR="007C5129" w:rsidRPr="00F02FC5" w:rsidRDefault="00000000">
      <w:pPr>
        <w:spacing w:line="240" w:lineRule="auto"/>
        <w:jc w:val="center"/>
        <w:rPr>
          <w:b/>
          <w:color w:val="000000"/>
          <w:lang w:val="en-US"/>
        </w:rPr>
      </w:pPr>
      <w:r w:rsidRPr="00F02FC5">
        <w:rPr>
          <w:b/>
          <w:lang w:val="en-US"/>
        </w:rPr>
        <w:t>Combustion engines detection by means of sound analysis through a neural network</w:t>
      </w:r>
    </w:p>
    <w:p w14:paraId="56DA243C" w14:textId="77777777" w:rsidR="007C5129" w:rsidRPr="00F02FC5" w:rsidRDefault="007C5129">
      <w:pPr>
        <w:spacing w:line="240" w:lineRule="auto"/>
        <w:rPr>
          <w:b/>
          <w:color w:val="000000"/>
          <w:lang w:val="en-US"/>
        </w:rPr>
      </w:pPr>
    </w:p>
    <w:p w14:paraId="09ACE6D8" w14:textId="77777777" w:rsidR="007C5129" w:rsidRPr="00F02FC5" w:rsidRDefault="00000000">
      <w:pPr>
        <w:spacing w:line="240" w:lineRule="auto"/>
        <w:jc w:val="left"/>
        <w:rPr>
          <w:b/>
          <w:lang w:val="en-US"/>
        </w:rPr>
      </w:pPr>
      <w:r w:rsidRPr="00F02FC5">
        <w:rPr>
          <w:b/>
          <w:lang w:val="en-US"/>
        </w:rPr>
        <w:t>Abstract</w:t>
      </w:r>
    </w:p>
    <w:p w14:paraId="4920A62A" w14:textId="77777777" w:rsidR="007C5129" w:rsidRPr="00F02FC5" w:rsidRDefault="007C5129">
      <w:pPr>
        <w:spacing w:line="240" w:lineRule="auto"/>
        <w:rPr>
          <w:b/>
          <w:lang w:val="en-US"/>
        </w:rPr>
      </w:pPr>
    </w:p>
    <w:p w14:paraId="04936DDB" w14:textId="77777777" w:rsidR="007C5129" w:rsidRPr="00F02FC5" w:rsidRDefault="00000000">
      <w:pPr>
        <w:spacing w:line="240" w:lineRule="auto"/>
        <w:rPr>
          <w:lang w:val="en-US"/>
        </w:rPr>
      </w:pPr>
      <w:r w:rsidRPr="00F02FC5">
        <w:rPr>
          <w:lang w:val="en-US"/>
        </w:rPr>
        <w:tab/>
        <w:t>The current technological scenario of computing provides us with a great capacity for acquiring and storing information, either locally or in the cloud, while the evolution of the computers has exponentially increased the processing capacity of all types of data in general. By combining these characteristics with modern machine learning techniques, we have the possibility of extracting data information that, in principle, is imperceptible to humans but adds value and helps to guide the analysis of the information contained therein, in the case of this work, as a sound sample classifier. For this purpose, a sound database that was previously labeled and available on the internet (UrbanSound8k) was used, under which several scientific works have already been carried out. In the case of this work, an analysis of sound segments was proposed, from which frequency spectrograms were extracted and served as inputs for supervised training through a convolutional neural network, with the objective of classifying whether the sound segment in question has the sound of a running combustion engine or not, performing a binary classification. The trained model presented a good performance based on the metrics F1-Score and Youden’s J statistic, contributing relevantly to open doors for future sound recognition and classification research aimed at the automotive industry, either in improving emissions, traffic control, or even for automated diagnosis of mechanical parts.</w:t>
      </w:r>
    </w:p>
    <w:p w14:paraId="26EA20CF" w14:textId="77777777" w:rsidR="007C5129" w:rsidRPr="00F02FC5" w:rsidRDefault="00000000">
      <w:pPr>
        <w:spacing w:line="240" w:lineRule="auto"/>
        <w:rPr>
          <w:b/>
          <w:color w:val="000000"/>
          <w:lang w:val="en-US"/>
        </w:rPr>
      </w:pPr>
      <w:r w:rsidRPr="00F02FC5">
        <w:rPr>
          <w:b/>
          <w:lang w:val="en-US"/>
        </w:rPr>
        <w:t>Keywords</w:t>
      </w:r>
      <w:r w:rsidRPr="00F02FC5">
        <w:rPr>
          <w:lang w:val="en-US"/>
        </w:rPr>
        <w:t>: Neural Networks, Combustion Engines, Vehicle Diagnostics, Classification.</w:t>
      </w:r>
      <w:commentRangeEnd w:id="1"/>
      <w:r>
        <w:commentReference w:id="1"/>
      </w:r>
    </w:p>
    <w:p w14:paraId="7EF96C27" w14:textId="77777777" w:rsidR="007C5129" w:rsidRPr="00F02FC5" w:rsidRDefault="007C5129">
      <w:pPr>
        <w:spacing w:line="240" w:lineRule="auto"/>
        <w:ind w:firstLine="709"/>
        <w:rPr>
          <w:lang w:val="en-US"/>
        </w:rPr>
      </w:pPr>
    </w:p>
    <w:p w14:paraId="41B714E5" w14:textId="77777777" w:rsidR="007C5129" w:rsidRPr="00F02FC5" w:rsidRDefault="007C5129">
      <w:pPr>
        <w:pBdr>
          <w:top w:val="nil"/>
          <w:left w:val="nil"/>
          <w:bottom w:val="nil"/>
          <w:right w:val="nil"/>
          <w:between w:val="nil"/>
        </w:pBdr>
        <w:spacing w:line="360" w:lineRule="auto"/>
        <w:jc w:val="left"/>
        <w:rPr>
          <w:ins w:id="2" w:author="Mauricio Eloy" w:date="2023-08-17T14:17:00Z"/>
          <w:lang w:val="en-US"/>
        </w:rPr>
      </w:pPr>
    </w:p>
    <w:p w14:paraId="27A9716E" w14:textId="77777777" w:rsidR="007C5129" w:rsidRPr="00F02FC5" w:rsidRDefault="007C5129">
      <w:pPr>
        <w:pBdr>
          <w:top w:val="nil"/>
          <w:left w:val="nil"/>
          <w:bottom w:val="nil"/>
          <w:right w:val="nil"/>
          <w:between w:val="nil"/>
        </w:pBdr>
        <w:spacing w:line="360" w:lineRule="auto"/>
        <w:jc w:val="left"/>
        <w:rPr>
          <w:ins w:id="3" w:author="Mauricio Eloy" w:date="2023-08-17T14:17:00Z"/>
          <w:lang w:val="en-US"/>
        </w:rPr>
      </w:pPr>
    </w:p>
    <w:p w14:paraId="2A715371" w14:textId="77777777" w:rsidR="007C5129" w:rsidRPr="00F02FC5" w:rsidRDefault="007C5129">
      <w:pPr>
        <w:pBdr>
          <w:top w:val="nil"/>
          <w:left w:val="nil"/>
          <w:bottom w:val="nil"/>
          <w:right w:val="nil"/>
          <w:between w:val="nil"/>
        </w:pBdr>
        <w:spacing w:line="360" w:lineRule="auto"/>
        <w:jc w:val="left"/>
        <w:rPr>
          <w:ins w:id="4" w:author="Mauricio Eloy" w:date="2023-08-17T14:17:00Z"/>
          <w:lang w:val="en-US"/>
        </w:rPr>
      </w:pPr>
    </w:p>
    <w:p w14:paraId="589ADEA8" w14:textId="77777777" w:rsidR="007C5129" w:rsidRPr="00F02FC5" w:rsidRDefault="007C5129">
      <w:pPr>
        <w:pBdr>
          <w:top w:val="nil"/>
          <w:left w:val="nil"/>
          <w:bottom w:val="nil"/>
          <w:right w:val="nil"/>
          <w:between w:val="nil"/>
        </w:pBdr>
        <w:spacing w:line="360" w:lineRule="auto"/>
        <w:jc w:val="left"/>
        <w:rPr>
          <w:ins w:id="5" w:author="Mauricio Eloy" w:date="2023-08-17T14:17:00Z"/>
          <w:lang w:val="en-US"/>
        </w:rPr>
      </w:pPr>
    </w:p>
    <w:p w14:paraId="485CAD3F" w14:textId="77777777" w:rsidR="007C5129" w:rsidRDefault="00000000" w:rsidP="00EF28F9">
      <w:pPr>
        <w:pageBreakBefore/>
        <w:pBdr>
          <w:top w:val="nil"/>
          <w:left w:val="nil"/>
          <w:bottom w:val="nil"/>
          <w:right w:val="nil"/>
          <w:between w:val="nil"/>
        </w:pBdr>
        <w:spacing w:line="360" w:lineRule="auto"/>
        <w:jc w:val="left"/>
        <w:rPr>
          <w:b/>
          <w:color w:val="000000"/>
        </w:rPr>
      </w:pPr>
      <w:r>
        <w:rPr>
          <w:b/>
          <w:color w:val="000000"/>
        </w:rPr>
        <w:lastRenderedPageBreak/>
        <w:t>Introdução</w:t>
      </w:r>
    </w:p>
    <w:p w14:paraId="266F180A" w14:textId="77777777" w:rsidR="007C5129" w:rsidRDefault="007C5129">
      <w:pPr>
        <w:pBdr>
          <w:top w:val="nil"/>
          <w:left w:val="nil"/>
          <w:bottom w:val="nil"/>
          <w:right w:val="nil"/>
          <w:between w:val="nil"/>
        </w:pBdr>
        <w:spacing w:line="360" w:lineRule="auto"/>
        <w:jc w:val="left"/>
        <w:rPr>
          <w:color w:val="000000"/>
        </w:rPr>
      </w:pPr>
    </w:p>
    <w:p w14:paraId="0EF9FC6C" w14:textId="760CC16D" w:rsidR="007C5129" w:rsidRDefault="00000000">
      <w:pPr>
        <w:spacing w:line="360" w:lineRule="auto"/>
        <w:ind w:firstLine="709"/>
        <w:rPr>
          <w:color w:val="000000"/>
        </w:rPr>
      </w:pPr>
      <w:r>
        <w:rPr>
          <w:color w:val="000000"/>
        </w:rPr>
        <w:t xml:space="preserve">Motores a combustão são sistemas muito presentes no cotidiano dado sua extensa aplicabilidade </w:t>
      </w:r>
      <w:commentRangeStart w:id="6"/>
      <w:commentRangeStart w:id="7"/>
      <w:r>
        <w:rPr>
          <w:color w:val="000000"/>
        </w:rPr>
        <w:t xml:space="preserve">e o fato de ser uma tecnologia há muito </w:t>
      </w:r>
      <w:r w:rsidR="00F02FC5">
        <w:rPr>
          <w:color w:val="000000"/>
        </w:rPr>
        <w:t xml:space="preserve">tempo </w:t>
      </w:r>
      <w:r>
        <w:rPr>
          <w:color w:val="000000"/>
        </w:rPr>
        <w:t>conhecida</w:t>
      </w:r>
      <w:commentRangeEnd w:id="6"/>
      <w:r>
        <w:commentReference w:id="6"/>
      </w:r>
      <w:commentRangeEnd w:id="7"/>
      <w:r w:rsidR="00EF28F9">
        <w:rPr>
          <w:rStyle w:val="CommentReference"/>
        </w:rPr>
        <w:commentReference w:id="7"/>
      </w:r>
      <w:r>
        <w:rPr>
          <w:color w:val="000000"/>
        </w:rPr>
        <w:t xml:space="preserve"> e cujo fenômeno base, a combustão, é dominada com robustez pela indústria.</w:t>
      </w:r>
    </w:p>
    <w:p w14:paraId="275564F9" w14:textId="77777777" w:rsidR="007C5129" w:rsidRDefault="00000000">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w:t>
      </w:r>
      <w:proofErr w:type="spellStart"/>
      <w:r>
        <w:rPr>
          <w:color w:val="000000"/>
        </w:rPr>
        <w:t>Nikischer</w:t>
      </w:r>
      <w:proofErr w:type="spellEnd"/>
      <w:r>
        <w:rPr>
          <w:color w:val="000000"/>
        </w:rPr>
        <w:t>, 2020).</w:t>
      </w:r>
    </w:p>
    <w:p w14:paraId="120F5E9B" w14:textId="77777777" w:rsidR="007C5129" w:rsidRDefault="00000000">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2016).</w:t>
      </w:r>
    </w:p>
    <w:p w14:paraId="72AD11FC" w14:textId="77777777" w:rsidR="007C5129" w:rsidRDefault="00000000">
      <w:pPr>
        <w:spacing w:line="360" w:lineRule="auto"/>
        <w:ind w:firstLine="709"/>
        <w:rPr>
          <w:color w:val="000000"/>
        </w:rPr>
      </w:pPr>
      <w:r>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w:t>
      </w:r>
      <w:proofErr w:type="spellStart"/>
      <w:r>
        <w:rPr>
          <w:color w:val="000000"/>
        </w:rPr>
        <w:t>Analytics</w:t>
      </w:r>
      <w:proofErr w:type="spellEnd"/>
      <w:r>
        <w:rPr>
          <w:color w:val="000000"/>
        </w:rPr>
        <w:t xml:space="preserve"> </w:t>
      </w:r>
      <w:proofErr w:type="spellStart"/>
      <w:r>
        <w:rPr>
          <w:color w:val="000000"/>
        </w:rPr>
        <w:t>Vidhya</w:t>
      </w:r>
      <w:proofErr w:type="spellEnd"/>
      <w:r>
        <w:rPr>
          <w:color w:val="000000"/>
        </w:rPr>
        <w:t xml:space="preserve"> (2022). Dados extraídos num contexto de Big-Data têm sido cada vez mais utilizados no âmbito das cidades inteligentes (</w:t>
      </w:r>
      <w:proofErr w:type="spellStart"/>
      <w:r>
        <w:rPr>
          <w:i/>
          <w:color w:val="000000"/>
        </w:rPr>
        <w:t>Smart-Cities</w:t>
      </w:r>
      <w:proofErr w:type="spellEnd"/>
      <w:r>
        <w:rPr>
          <w:color w:val="000000"/>
        </w:rPr>
        <w:t>), auxiliando no planejamento e gestão do tráfego das zonas rural e urbana (Zhao, Y. et al., 2018).</w:t>
      </w:r>
    </w:p>
    <w:p w14:paraId="7497DACB" w14:textId="77777777" w:rsidR="007C5129" w:rsidRDefault="00000000">
      <w:pPr>
        <w:spacing w:line="360" w:lineRule="auto"/>
        <w:ind w:firstLine="709"/>
        <w:rPr>
          <w:color w:val="000000"/>
        </w:rPr>
      </w:pP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B18D78" w14:textId="77777777" w:rsidR="007C5129" w:rsidRDefault="00000000">
      <w:pPr>
        <w:spacing w:line="360" w:lineRule="auto"/>
        <w:ind w:firstLine="709"/>
        <w:rPr>
          <w:color w:val="000000"/>
        </w:rPr>
      </w:pPr>
      <w:r>
        <w:rPr>
          <w:color w:val="000000"/>
        </w:rPr>
        <w:t xml:space="preserve">Outro ponto enunciado por </w:t>
      </w:r>
      <w:proofErr w:type="spellStart"/>
      <w:r>
        <w:rPr>
          <w:color w:val="000000"/>
        </w:rPr>
        <w:t>Mohammadi</w:t>
      </w:r>
      <w:proofErr w:type="spellEnd"/>
      <w:r>
        <w:rPr>
          <w:color w:val="000000"/>
        </w:rPr>
        <w:t xml:space="preserve"> e Al-</w:t>
      </w:r>
      <w:proofErr w:type="spellStart"/>
      <w:r>
        <w:rPr>
          <w:color w:val="000000"/>
        </w:rPr>
        <w:t>Fuqaha</w:t>
      </w:r>
      <w:proofErr w:type="spellEnd"/>
      <w:r>
        <w:rPr>
          <w:color w:val="000000"/>
        </w:rPr>
        <w:t xml:space="preserve"> (2018) é o fato de que, uma vez que os dados são coletados e armazenados, é improvável que venham a ser reutilizados no futuro, encorajando-se o processamento imediato.</w:t>
      </w:r>
    </w:p>
    <w:p w14:paraId="368CE17A" w14:textId="77777777" w:rsidR="007C5129" w:rsidRDefault="00000000">
      <w:pPr>
        <w:spacing w:line="360" w:lineRule="auto"/>
        <w:ind w:firstLine="709"/>
        <w:rPr>
          <w:color w:val="000000"/>
        </w:rPr>
      </w:pPr>
      <w:commentRangeStart w:id="8"/>
      <w:commentRangeStart w:id="9"/>
      <w:commentRangeStart w:id="10"/>
      <w:r>
        <w:rPr>
          <w:color w:val="000000"/>
        </w:rPr>
        <w:t xml:space="preserve">O presente trabalho visa demonstrar como é possível </w:t>
      </w:r>
      <w:r>
        <w:t>classificar amostras de sons em categorias definidas</w:t>
      </w:r>
      <w:r>
        <w:rPr>
          <w:color w:val="000000"/>
        </w:rPr>
        <w:t xml:space="preserve"> por meio do processamento intensivo e supervisionado dos dados através redes neurais </w:t>
      </w:r>
      <w:proofErr w:type="spellStart"/>
      <w:r>
        <w:rPr>
          <w:color w:val="000000"/>
        </w:rPr>
        <w:t>convolucionais</w:t>
      </w:r>
      <w:proofErr w:type="spellEnd"/>
      <w:r>
        <w:rPr>
          <w:color w:val="000000"/>
        </w:rPr>
        <w:t xml:space="preserve"> [</w:t>
      </w:r>
      <w:proofErr w:type="spellStart"/>
      <w:r>
        <w:rPr>
          <w:color w:val="000000"/>
        </w:rPr>
        <w:t>CNNs</w:t>
      </w:r>
      <w:proofErr w:type="spellEnd"/>
      <w:r>
        <w:rPr>
          <w:color w:val="000000"/>
        </w:rPr>
        <w:t xml:space="preserve">], mesmo quando os padrões e métricas a se </w:t>
      </w:r>
      <w:r>
        <w:rPr>
          <w:color w:val="000000"/>
        </w:rPr>
        <w:lastRenderedPageBreak/>
        <w:t>extrair não são observáveis ou perceptíveis a priori para um processamento através de algoritmos tradicionais e explicáveis, os quais se baseiam em regras pré-estabelecidas e modelagem baseada puramente em premissas matemáticas. (</w:t>
      </w:r>
      <w:proofErr w:type="spellStart"/>
      <w:r>
        <w:rPr>
          <w:color w:val="000000"/>
        </w:rPr>
        <w:t>Bhatia</w:t>
      </w:r>
      <w:proofErr w:type="spellEnd"/>
      <w:r>
        <w:rPr>
          <w:color w:val="000000"/>
        </w:rPr>
        <w:t>, 2018).</w:t>
      </w:r>
      <w:commentRangeEnd w:id="8"/>
      <w:r>
        <w:commentReference w:id="8"/>
      </w:r>
      <w:commentRangeEnd w:id="9"/>
      <w:commentRangeEnd w:id="10"/>
      <w:r w:rsidR="00EF28F9">
        <w:rPr>
          <w:rStyle w:val="CommentReference"/>
        </w:rPr>
        <w:commentReference w:id="10"/>
      </w:r>
      <w:r>
        <w:commentReference w:id="9"/>
      </w:r>
    </w:p>
    <w:p w14:paraId="55B2D797" w14:textId="77777777" w:rsidR="007C5129" w:rsidRDefault="007C5129">
      <w:pPr>
        <w:spacing w:line="360" w:lineRule="auto"/>
        <w:ind w:firstLine="709"/>
        <w:rPr>
          <w:color w:val="000000"/>
        </w:rPr>
      </w:pPr>
    </w:p>
    <w:p w14:paraId="4905B218" w14:textId="77777777" w:rsidR="007C5129" w:rsidRDefault="00000000">
      <w:pPr>
        <w:pageBreakBefore/>
        <w:pBdr>
          <w:top w:val="nil"/>
          <w:left w:val="nil"/>
          <w:bottom w:val="nil"/>
          <w:right w:val="nil"/>
          <w:between w:val="nil"/>
        </w:pBdr>
        <w:spacing w:line="360" w:lineRule="auto"/>
        <w:rPr>
          <w:b/>
          <w:color w:val="000000"/>
        </w:rPr>
      </w:pPr>
      <w:r>
        <w:rPr>
          <w:b/>
          <w:color w:val="000000"/>
        </w:rPr>
        <w:lastRenderedPageBreak/>
        <w:t>Material e Métodos</w:t>
      </w:r>
    </w:p>
    <w:p w14:paraId="7A8E0E51" w14:textId="77777777" w:rsidR="007C5129" w:rsidRDefault="007C5129">
      <w:pPr>
        <w:pBdr>
          <w:top w:val="nil"/>
          <w:left w:val="nil"/>
          <w:bottom w:val="nil"/>
          <w:right w:val="nil"/>
          <w:between w:val="nil"/>
        </w:pBdr>
        <w:spacing w:line="360" w:lineRule="auto"/>
        <w:rPr>
          <w:color w:val="000000"/>
        </w:rPr>
      </w:pPr>
    </w:p>
    <w:p w14:paraId="36C84432"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3BECF4ED" w14:textId="77777777" w:rsidR="007C5129" w:rsidRDefault="007C5129">
      <w:pPr>
        <w:pBdr>
          <w:top w:val="nil"/>
          <w:left w:val="nil"/>
          <w:bottom w:val="nil"/>
          <w:right w:val="nil"/>
          <w:between w:val="nil"/>
        </w:pBdr>
        <w:spacing w:line="360" w:lineRule="auto"/>
        <w:rPr>
          <w:b/>
          <w:color w:val="000000"/>
        </w:rPr>
      </w:pPr>
    </w:p>
    <w:p w14:paraId="0C7CFBDF"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31D75056" w14:textId="77777777" w:rsidR="007C5129" w:rsidRDefault="00000000">
      <w:pPr>
        <w:pBdr>
          <w:top w:val="nil"/>
          <w:left w:val="nil"/>
          <w:bottom w:val="nil"/>
          <w:right w:val="nil"/>
          <w:between w:val="nil"/>
        </w:pBdr>
        <w:spacing w:line="360" w:lineRule="auto"/>
        <w:rPr>
          <w:color w:val="000000"/>
        </w:rPr>
      </w:pPr>
      <w:r>
        <w:rPr>
          <w:color w:val="000000"/>
        </w:rPr>
        <w:tab/>
        <w:t>Todos os recortes de áudio foram gerados através de amostras disponíveis livremente na internet</w:t>
      </w:r>
      <w:commentRangeStart w:id="11"/>
      <w:r>
        <w:rPr>
          <w:color w:val="000000"/>
        </w:rPr>
        <w:t>,</w:t>
      </w:r>
      <w:commentRangeEnd w:id="11"/>
      <w:r>
        <w:commentReference w:id="11"/>
      </w:r>
      <w:r>
        <w:rPr>
          <w:color w:val="000000"/>
        </w:rPr>
        <w:t xml:space="preserve"> já sendo </w:t>
      </w:r>
      <w:proofErr w:type="spellStart"/>
      <w:r>
        <w:rPr>
          <w:color w:val="000000"/>
        </w:rPr>
        <w:t>pré</w:t>
      </w:r>
      <w:proofErr w:type="spellEnd"/>
      <w:r>
        <w:rPr>
          <w:color w:val="000000"/>
        </w:rPr>
        <w:t xml:space="preserve">-distribuídas em 10 diferentes pastas de maneira a facilitar a divisão dos dados para treino e teste quando aplicados em algoritmos de </w:t>
      </w:r>
      <w:proofErr w:type="spellStart"/>
      <w:r>
        <w:rPr>
          <w:color w:val="000000"/>
        </w:rPr>
        <w:t>Machine</w:t>
      </w:r>
      <w:proofErr w:type="spellEnd"/>
      <w:r>
        <w:rPr>
          <w:color w:val="000000"/>
        </w:rPr>
        <w:t xml:space="preserve">-Learning [ML] e/ou Deep-Learning [DL]. É importante manter a distribuição original das 10 pastas, evitando a mistura e redivisão dos arquivos, pois dessa maneira evita-se que segmentos originários de um mesmo arquivo de áudio sejam utilizados tanto para o treino como para o teste e validação do modelo, consequentemente gerando resultados artificialmente altos, como recomendado em Salamon et. al. (2014) para garantir a validades dos resultados. </w:t>
      </w:r>
      <w:commentRangeStart w:id="12"/>
      <w:commentRangeStart w:id="13"/>
      <w:r>
        <w:rPr>
          <w:color w:val="000000"/>
        </w:rPr>
        <w:t>Os dados estão balanceados dentro de cada uma das dez pastas, isto é, todas as dez categorias rotuladas (Ar-Condicionado, Buzina, Crianças etc.) estão presentes de maneira bem balanceada.</w:t>
      </w:r>
      <w:commentRangeEnd w:id="12"/>
      <w:r>
        <w:commentReference w:id="12"/>
      </w:r>
      <w:commentRangeEnd w:id="13"/>
      <w:r>
        <w:commentReference w:id="13"/>
      </w:r>
    </w:p>
    <w:p w14:paraId="2C31C12B" w14:textId="77777777" w:rsidR="007C5129" w:rsidRDefault="00000000">
      <w:pPr>
        <w:pBdr>
          <w:top w:val="nil"/>
          <w:left w:val="nil"/>
          <w:bottom w:val="nil"/>
          <w:right w:val="nil"/>
          <w:between w:val="nil"/>
        </w:pBdr>
        <w:spacing w:line="360" w:lineRule="auto"/>
        <w:rPr>
          <w:color w:val="000000"/>
        </w:rPr>
      </w:pPr>
      <w:r>
        <w:rPr>
          <w:color w:val="000000"/>
        </w:rPr>
        <w:tab/>
        <w:t>Os recortes de áudio foram fornecidos em formato ‘.</w:t>
      </w:r>
      <w:proofErr w:type="spellStart"/>
      <w:r>
        <w:rPr>
          <w:color w:val="000000"/>
        </w:rPr>
        <w:t>wav</w:t>
      </w:r>
      <w:proofErr w:type="spellEnd"/>
      <w:r>
        <w:rPr>
          <w:color w:val="000000"/>
        </w:rPr>
        <w:t>’ e com taxa de amostragem de 44100 Hertz.</w:t>
      </w:r>
    </w:p>
    <w:p w14:paraId="0BCC64DE" w14:textId="77777777" w:rsidR="007C5129" w:rsidRDefault="007C5129">
      <w:pPr>
        <w:pBdr>
          <w:top w:val="nil"/>
          <w:left w:val="nil"/>
          <w:bottom w:val="nil"/>
          <w:right w:val="nil"/>
          <w:between w:val="nil"/>
        </w:pBdr>
        <w:spacing w:line="360" w:lineRule="auto"/>
        <w:rPr>
          <w:color w:val="000000"/>
        </w:rPr>
      </w:pPr>
    </w:p>
    <w:p w14:paraId="3B464EBF"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1347D4C6" w14:textId="77777777" w:rsidR="007C5129" w:rsidRDefault="007C5129">
      <w:pPr>
        <w:pBdr>
          <w:top w:val="nil"/>
          <w:left w:val="nil"/>
          <w:bottom w:val="nil"/>
          <w:right w:val="nil"/>
          <w:between w:val="nil"/>
        </w:pBdr>
        <w:spacing w:line="360" w:lineRule="auto"/>
        <w:rPr>
          <w:b/>
          <w:color w:val="000000"/>
        </w:rPr>
      </w:pPr>
    </w:p>
    <w:p w14:paraId="45BA6C2C"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1BD4AF53" w14:textId="77777777" w:rsidR="007C5129" w:rsidRDefault="00000000">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4956C6BD" w14:textId="77777777" w:rsidR="007C5129" w:rsidRDefault="00000000">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2113145B"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 xml:space="preserve">Para tal, as dez categorias originais da base de dados foram reduzidas em apenas duas. A primeira categoria foi chamada de </w:t>
      </w:r>
      <w:commentRangeStart w:id="14"/>
      <w:r>
        <w:rPr>
          <w:color w:val="000000"/>
        </w:rPr>
        <w:t xml:space="preserve">“Motores à combustão” </w:t>
      </w:r>
      <w:commentRangeEnd w:id="14"/>
      <w:r>
        <w:commentReference w:id="14"/>
      </w:r>
      <w:r>
        <w:rPr>
          <w:color w:val="000000"/>
        </w:rPr>
        <w:t>[MC], onde foi considerado o rótulo original “Motor em Marcha Lenta” apenas; A segunda categoria foi chamada “Não-Motor a Combustão” [NMC], onde todos os demais rótulos foram agrupados.</w:t>
      </w:r>
    </w:p>
    <w:p w14:paraId="7400BCC6" w14:textId="77777777" w:rsidR="007C5129" w:rsidRDefault="00000000">
      <w:pPr>
        <w:pBdr>
          <w:top w:val="nil"/>
          <w:left w:val="nil"/>
          <w:bottom w:val="nil"/>
          <w:right w:val="nil"/>
          <w:between w:val="nil"/>
        </w:pBdr>
        <w:spacing w:line="360" w:lineRule="auto"/>
        <w:ind w:firstLine="709"/>
        <w:rPr>
          <w:color w:val="000000"/>
        </w:rPr>
      </w:pPr>
      <w:r>
        <w:rPr>
          <w:color w:val="000000"/>
        </w:rPr>
        <w:t>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w:t>
      </w:r>
      <w:proofErr w:type="spellStart"/>
      <w:r>
        <w:rPr>
          <w:color w:val="000000"/>
        </w:rPr>
        <w:t>Krawczyk</w:t>
      </w:r>
      <w:proofErr w:type="spellEnd"/>
      <w:r>
        <w:rPr>
          <w:color w:val="000000"/>
        </w:rPr>
        <w:t>, 2016).</w:t>
      </w:r>
    </w:p>
    <w:p w14:paraId="5B56F057"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atingir o objetivo de balancear as classes de maneira equilibrada, direcionou-se o foco desta etapa de pré-processamento à classe minoritária MC e aplicou-se uma série de técnicas de maneira a </w:t>
      </w:r>
      <w:proofErr w:type="spellStart"/>
      <w:r>
        <w:rPr>
          <w:color w:val="000000"/>
        </w:rPr>
        <w:t>sobreamostrar</w:t>
      </w:r>
      <w:proofErr w:type="spellEnd"/>
      <w:r>
        <w:rPr>
          <w:color w:val="000000"/>
        </w:rPr>
        <w:t xml:space="preserve"> e criar artificialmente dados dentro da mesma, técnicas popularmente conhecidas como “</w:t>
      </w:r>
      <w:proofErr w:type="spellStart"/>
      <w:r>
        <w:rPr>
          <w:color w:val="000000"/>
        </w:rPr>
        <w:t>oversampling</w:t>
      </w:r>
      <w:proofErr w:type="spellEnd"/>
      <w:r>
        <w:rPr>
          <w:color w:val="000000"/>
        </w:rPr>
        <w:t>” [OS] e “data-</w:t>
      </w:r>
      <w:proofErr w:type="spellStart"/>
      <w:r>
        <w:rPr>
          <w:color w:val="000000"/>
        </w:rPr>
        <w:t>augmentation</w:t>
      </w:r>
      <w:proofErr w:type="spellEnd"/>
      <w:r>
        <w:rPr>
          <w:color w:val="000000"/>
        </w:rPr>
        <w:t>” [DA].</w:t>
      </w:r>
    </w:p>
    <w:p w14:paraId="314F0F8D" w14:textId="77777777" w:rsidR="007C5129" w:rsidRDefault="00000000">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w:t>
      </w:r>
      <w:proofErr w:type="spellStart"/>
      <w:r>
        <w:rPr>
          <w:color w:val="000000"/>
        </w:rPr>
        <w:t>overlapping</w:t>
      </w:r>
      <w:proofErr w:type="spellEnd"/>
      <w:r>
        <w:rPr>
          <w:color w:val="000000"/>
        </w:rPr>
        <w:t>”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411454D0" w14:textId="77777777" w:rsidR="007C5129" w:rsidRDefault="00000000">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5B48C67D" wp14:editId="11F38979">
            <wp:extent cx="3383280" cy="118872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83280" cy="1188720"/>
                    </a:xfrm>
                    <a:prstGeom prst="rect">
                      <a:avLst/>
                    </a:prstGeom>
                    <a:ln/>
                  </pic:spPr>
                </pic:pic>
              </a:graphicData>
            </a:graphic>
          </wp:inline>
        </w:drawing>
      </w:r>
    </w:p>
    <w:p w14:paraId="44067911" w14:textId="77777777" w:rsidR="007C5129" w:rsidRDefault="00000000">
      <w:pPr>
        <w:pBdr>
          <w:top w:val="nil"/>
          <w:left w:val="nil"/>
          <w:bottom w:val="nil"/>
          <w:right w:val="nil"/>
          <w:between w:val="nil"/>
        </w:pBdr>
        <w:spacing w:after="200" w:line="240" w:lineRule="auto"/>
        <w:jc w:val="left"/>
        <w:rPr>
          <w:color w:val="000000"/>
        </w:rPr>
      </w:pPr>
      <w:bookmarkStart w:id="15" w:name="_30j0zll" w:colFirst="0" w:colLast="0"/>
      <w:bookmarkEnd w:id="15"/>
      <w:r>
        <w:rPr>
          <w:color w:val="000000"/>
        </w:rPr>
        <w:t xml:space="preserve">Figura 1. Demonstração gráfica do processo de </w:t>
      </w:r>
      <w:proofErr w:type="spellStart"/>
      <w:r>
        <w:rPr>
          <w:color w:val="000000"/>
        </w:rPr>
        <w:t>sobreamostragem</w:t>
      </w:r>
      <w:proofErr w:type="spellEnd"/>
      <w:r>
        <w:rPr>
          <w:color w:val="000000"/>
        </w:rPr>
        <w:t xml:space="preserve"> ou "</w:t>
      </w:r>
      <w:proofErr w:type="spellStart"/>
      <w:r>
        <w:rPr>
          <w:color w:val="000000"/>
        </w:rPr>
        <w:t>oversampling</w:t>
      </w:r>
      <w:proofErr w:type="spellEnd"/>
      <w:r>
        <w:rPr>
          <w:color w:val="000000"/>
        </w:rPr>
        <w:t>" [OS] com sobreposição ou "</w:t>
      </w:r>
      <w:proofErr w:type="spellStart"/>
      <w:r>
        <w:rPr>
          <w:color w:val="000000"/>
        </w:rPr>
        <w:t>overlapping</w:t>
      </w:r>
      <w:proofErr w:type="spellEnd"/>
      <w:r>
        <w:rPr>
          <w:color w:val="000000"/>
        </w:rPr>
        <w:t>"</w:t>
      </w:r>
      <w:r>
        <w:rPr>
          <w:color w:val="000000"/>
        </w:rPr>
        <w:br/>
        <w:t>Fonte: Song (2021) – traduzido e adaptado</w:t>
      </w:r>
    </w:p>
    <w:p w14:paraId="475F6248" w14:textId="77777777" w:rsidR="007C5129" w:rsidRDefault="007C5129">
      <w:pPr>
        <w:pBdr>
          <w:top w:val="nil"/>
          <w:left w:val="nil"/>
          <w:bottom w:val="nil"/>
          <w:right w:val="nil"/>
          <w:between w:val="nil"/>
        </w:pBdr>
        <w:spacing w:line="360" w:lineRule="auto"/>
        <w:ind w:left="708"/>
        <w:rPr>
          <w:color w:val="000000"/>
        </w:rPr>
      </w:pPr>
    </w:p>
    <w:p w14:paraId="314A4D95" w14:textId="77777777" w:rsidR="007C5129" w:rsidRDefault="00000000">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r>
        <w:rPr>
          <w:color w:val="000000"/>
        </w:rPr>
        <w:br/>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7C5129" w14:paraId="46F181A2" w14:textId="77777777">
        <w:tc>
          <w:tcPr>
            <w:tcW w:w="3020" w:type="dxa"/>
          </w:tcPr>
          <w:p w14:paraId="0A8F166A" w14:textId="77777777" w:rsidR="007C5129" w:rsidRDefault="007C5129">
            <w:pPr>
              <w:pBdr>
                <w:top w:val="nil"/>
                <w:left w:val="nil"/>
                <w:bottom w:val="nil"/>
                <w:right w:val="nil"/>
                <w:between w:val="nil"/>
              </w:pBdr>
              <w:spacing w:line="360" w:lineRule="auto"/>
              <w:rPr>
                <w:color w:val="000000"/>
              </w:rPr>
            </w:pPr>
          </w:p>
        </w:tc>
        <w:tc>
          <w:tcPr>
            <w:tcW w:w="3020" w:type="dxa"/>
          </w:tcPr>
          <w:p w14:paraId="2E5B865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83DD3C2" w14:textId="77777777" w:rsidR="007C5129" w:rsidRDefault="00000000">
            <w:pPr>
              <w:pBdr>
                <w:top w:val="nil"/>
                <w:left w:val="nil"/>
                <w:bottom w:val="nil"/>
                <w:right w:val="nil"/>
                <w:between w:val="nil"/>
              </w:pBdr>
              <w:spacing w:after="200"/>
              <w:jc w:val="right"/>
              <w:rPr>
                <w:color w:val="000000"/>
              </w:rPr>
            </w:pPr>
            <w:bookmarkStart w:id="16" w:name="_1fob9te" w:colFirst="0" w:colLast="0"/>
            <w:bookmarkEnd w:id="16"/>
            <w:r>
              <w:rPr>
                <w:color w:val="000000"/>
              </w:rPr>
              <w:t>(1)</w:t>
            </w:r>
          </w:p>
        </w:tc>
      </w:tr>
    </w:tbl>
    <w:p w14:paraId="3A06FA9F" w14:textId="77777777" w:rsidR="007C5129" w:rsidRDefault="007C5129">
      <w:pPr>
        <w:pBdr>
          <w:top w:val="nil"/>
          <w:left w:val="nil"/>
          <w:bottom w:val="nil"/>
          <w:right w:val="nil"/>
          <w:between w:val="nil"/>
        </w:pBdr>
        <w:spacing w:line="360" w:lineRule="auto"/>
        <w:ind w:firstLine="709"/>
        <w:rPr>
          <w:color w:val="000000"/>
        </w:rPr>
      </w:pPr>
    </w:p>
    <w:p w14:paraId="38C96647"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a duração da amostra original a ser segmentada; </w:t>
      </w:r>
      <w:proofErr w:type="spellStart"/>
      <w:r>
        <w:rPr>
          <w:color w:val="000000"/>
        </w:rPr>
        <w:t>Ta</w:t>
      </w:r>
      <w:proofErr w:type="spellEnd"/>
      <w:r>
        <w:rPr>
          <w:color w:val="000000"/>
        </w:rPr>
        <w:t>: é a duração alvo das subamostras; S: é o fator de sobreposição que pode variar entre 0 (sem sobreposição) e 1 (sobreposição total); e N: é o número de subamostras resultantes, arredondado sempre para baixo.</w:t>
      </w:r>
    </w:p>
    <w:p w14:paraId="21657455" w14:textId="77777777" w:rsidR="007C5129" w:rsidRDefault="00000000">
      <w:pPr>
        <w:pBdr>
          <w:top w:val="nil"/>
          <w:left w:val="nil"/>
          <w:bottom w:val="nil"/>
          <w:right w:val="nil"/>
          <w:between w:val="nil"/>
        </w:pBdr>
        <w:spacing w:line="360" w:lineRule="auto"/>
        <w:ind w:firstLine="709"/>
        <w:rPr>
          <w:color w:val="000000"/>
        </w:rPr>
      </w:pPr>
      <w:r>
        <w:rPr>
          <w:color w:val="000000"/>
        </w:rPr>
        <w:t>Assim sendo, arbitrando-se o tamanho das subamostras e o fator de sobreposição, é possível prever o quanto o conjunto de dados aumentará com base na técnica de segmentação com sobreposição. O fator de sobreposição deve ser escolhido de maneira a balancear as classes de maneira igualitária.</w:t>
      </w:r>
    </w:p>
    <w:p w14:paraId="4C2C9FBE" w14:textId="77777777" w:rsidR="007C5129" w:rsidRDefault="007C5129">
      <w:pPr>
        <w:pBdr>
          <w:top w:val="nil"/>
          <w:left w:val="nil"/>
          <w:bottom w:val="nil"/>
          <w:right w:val="nil"/>
          <w:between w:val="nil"/>
        </w:pBdr>
        <w:spacing w:line="360" w:lineRule="auto"/>
        <w:ind w:firstLine="709"/>
        <w:rPr>
          <w:color w:val="000000"/>
        </w:rPr>
      </w:pPr>
    </w:p>
    <w:p w14:paraId="66F92512" w14:textId="77777777" w:rsidR="007C5129" w:rsidRDefault="00000000">
      <w:pPr>
        <w:pageBreakBefore/>
        <w:pBdr>
          <w:top w:val="nil"/>
          <w:left w:val="nil"/>
          <w:bottom w:val="nil"/>
          <w:right w:val="nil"/>
          <w:between w:val="nil"/>
        </w:pBdr>
        <w:spacing w:line="360" w:lineRule="auto"/>
        <w:ind w:firstLine="706"/>
        <w:rPr>
          <w:b/>
          <w:color w:val="000000"/>
        </w:rPr>
      </w:pPr>
      <w:r>
        <w:rPr>
          <w:b/>
          <w:color w:val="000000"/>
        </w:rPr>
        <w:lastRenderedPageBreak/>
        <w:t xml:space="preserve">Pré-processamento – Data </w:t>
      </w:r>
      <w:proofErr w:type="spellStart"/>
      <w:r>
        <w:rPr>
          <w:b/>
          <w:color w:val="000000"/>
        </w:rPr>
        <w:t>Augmentation</w:t>
      </w:r>
      <w:proofErr w:type="spellEnd"/>
    </w:p>
    <w:p w14:paraId="7F1016B3" w14:textId="77777777" w:rsidR="007C5129" w:rsidRDefault="007C5129">
      <w:pPr>
        <w:pBdr>
          <w:top w:val="nil"/>
          <w:left w:val="nil"/>
          <w:bottom w:val="nil"/>
          <w:right w:val="nil"/>
          <w:between w:val="nil"/>
        </w:pBdr>
        <w:spacing w:line="360" w:lineRule="auto"/>
        <w:ind w:firstLine="709"/>
        <w:rPr>
          <w:b/>
          <w:color w:val="000000"/>
        </w:rPr>
      </w:pPr>
    </w:p>
    <w:p w14:paraId="2743D833"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Uma vez que os dados resultantes da segmentação com sobreposição contêm informações idênticas e repetidas (pois é uma técnica de </w:t>
      </w:r>
      <w:proofErr w:type="spellStart"/>
      <w:r>
        <w:rPr>
          <w:color w:val="000000"/>
        </w:rPr>
        <w:t>sobreamostragem</w:t>
      </w:r>
      <w:proofErr w:type="spellEnd"/>
      <w:r>
        <w:rPr>
          <w:color w:val="000000"/>
        </w:rPr>
        <w:t xml:space="preserve">), aumenta-se então a tendência ao </w:t>
      </w:r>
      <w:proofErr w:type="spellStart"/>
      <w:r>
        <w:rPr>
          <w:color w:val="000000"/>
        </w:rPr>
        <w:t>sobreajuste</w:t>
      </w:r>
      <w:proofErr w:type="spellEnd"/>
      <w:r>
        <w:rPr>
          <w:color w:val="000000"/>
        </w:rPr>
        <w:t xml:space="preserve"> ou “</w:t>
      </w:r>
      <w:proofErr w:type="spellStart"/>
      <w:r>
        <w:rPr>
          <w:color w:val="000000"/>
        </w:rPr>
        <w:t>overfitting</w:t>
      </w:r>
      <w:proofErr w:type="spellEnd"/>
      <w:r>
        <w:rPr>
          <w:color w:val="000000"/>
        </w:rPr>
        <w:t>”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70C9EA13"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evitar tal problema, duas técnicas de “Data </w:t>
      </w:r>
      <w:proofErr w:type="spellStart"/>
      <w:r>
        <w:rPr>
          <w:color w:val="000000"/>
        </w:rPr>
        <w:t>Augmentation</w:t>
      </w:r>
      <w:proofErr w:type="spellEnd"/>
      <w:r>
        <w:rPr>
          <w:color w:val="000000"/>
        </w:rPr>
        <w:t>” são aplicadas, com o intuito de criar subamostras sintéticas baseadas naquelas previamente existentes: Compressão ou Dilatação no Tempo e Adição de Ruído Branco Gaussiano.</w:t>
      </w:r>
    </w:p>
    <w:p w14:paraId="0D25DB08" w14:textId="77777777" w:rsidR="007C5129" w:rsidRDefault="00000000">
      <w:pPr>
        <w:pBdr>
          <w:top w:val="nil"/>
          <w:left w:val="nil"/>
          <w:bottom w:val="nil"/>
          <w:right w:val="nil"/>
          <w:between w:val="nil"/>
        </w:pBdr>
        <w:spacing w:line="360" w:lineRule="auto"/>
        <w:ind w:firstLine="709"/>
        <w:rPr>
          <w:color w:val="000000"/>
        </w:rPr>
      </w:pPr>
      <w:r>
        <w:rPr>
          <w:color w:val="000000"/>
        </w:rPr>
        <w:t>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dele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508CC4"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 xml:space="preserve">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w:t>
      </w:r>
      <w:proofErr w:type="spellStart"/>
      <w:r>
        <w:rPr>
          <w:color w:val="000000"/>
        </w:rPr>
        <w:t>sobreajuste</w:t>
      </w:r>
      <w:proofErr w:type="spellEnd"/>
      <w:r>
        <w:rPr>
          <w:color w:val="000000"/>
        </w:rPr>
        <w:t xml:space="preserv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2D34D9ED" w14:textId="77777777" w:rsidR="007C5129" w:rsidRDefault="007C5129">
      <w:pPr>
        <w:pBdr>
          <w:top w:val="nil"/>
          <w:left w:val="nil"/>
          <w:bottom w:val="nil"/>
          <w:right w:val="nil"/>
          <w:between w:val="nil"/>
        </w:pBdr>
        <w:spacing w:line="360" w:lineRule="auto"/>
        <w:ind w:firstLine="709"/>
        <w:rPr>
          <w:color w:val="000000"/>
        </w:rPr>
      </w:pPr>
    </w:p>
    <w:p w14:paraId="5F991EB5" w14:textId="77777777" w:rsidR="007C5129" w:rsidRDefault="00000000">
      <w:pPr>
        <w:pageBreakBefore/>
        <w:pBdr>
          <w:top w:val="nil"/>
          <w:left w:val="nil"/>
          <w:bottom w:val="nil"/>
          <w:right w:val="nil"/>
          <w:between w:val="nil"/>
        </w:pBdr>
        <w:spacing w:line="360" w:lineRule="auto"/>
        <w:ind w:firstLine="706"/>
        <w:rPr>
          <w:b/>
          <w:color w:val="000000"/>
        </w:rPr>
      </w:pPr>
      <w:r>
        <w:rPr>
          <w:b/>
          <w:color w:val="000000"/>
        </w:rPr>
        <w:lastRenderedPageBreak/>
        <w:t>Processamento – Extração de “</w:t>
      </w:r>
      <w:proofErr w:type="spellStart"/>
      <w:r>
        <w:rPr>
          <w:b/>
          <w:color w:val="000000"/>
        </w:rPr>
        <w:t>features</w:t>
      </w:r>
      <w:proofErr w:type="spellEnd"/>
      <w:r>
        <w:rPr>
          <w:b/>
          <w:color w:val="000000"/>
        </w:rPr>
        <w:t>” ou informações</w:t>
      </w:r>
    </w:p>
    <w:p w14:paraId="103BE42B" w14:textId="77777777" w:rsidR="007C5129" w:rsidRDefault="007C5129">
      <w:pPr>
        <w:pBdr>
          <w:top w:val="nil"/>
          <w:left w:val="nil"/>
          <w:bottom w:val="nil"/>
          <w:right w:val="nil"/>
          <w:between w:val="nil"/>
        </w:pBdr>
        <w:spacing w:line="360" w:lineRule="auto"/>
        <w:ind w:firstLine="709"/>
        <w:rPr>
          <w:b/>
          <w:color w:val="000000"/>
        </w:rPr>
      </w:pPr>
    </w:p>
    <w:p w14:paraId="64ACF400"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w:t>
      </w:r>
      <w:proofErr w:type="spellStart"/>
      <w:r>
        <w:rPr>
          <w:color w:val="000000"/>
        </w:rPr>
        <w:t>features</w:t>
      </w:r>
      <w:proofErr w:type="spellEnd"/>
      <w:r>
        <w:rPr>
          <w:color w:val="000000"/>
        </w:rPr>
        <w:t xml:space="preserve">” ou dados são basicamente descrições do sinal sonoro </w:t>
      </w:r>
      <w:proofErr w:type="gramStart"/>
      <w:r>
        <w:rPr>
          <w:color w:val="000000"/>
        </w:rPr>
        <w:t>que</w:t>
      </w:r>
      <w:proofErr w:type="gramEnd"/>
      <w:r>
        <w:rPr>
          <w:color w:val="000000"/>
        </w:rPr>
        <w:t xml:space="preserv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w:t>
      </w:r>
      <w:proofErr w:type="spellStart"/>
      <w:r>
        <w:rPr>
          <w:color w:val="000000"/>
        </w:rPr>
        <w:t>Devopedia</w:t>
      </w:r>
      <w:proofErr w:type="spellEnd"/>
      <w:r>
        <w:rPr>
          <w:color w:val="000000"/>
        </w:rPr>
        <w:t>, 2021).</w:t>
      </w:r>
    </w:p>
    <w:p w14:paraId="5A198E8C"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De acordo com </w:t>
      </w:r>
      <w:proofErr w:type="spellStart"/>
      <w:r>
        <w:rPr>
          <w:color w:val="000000"/>
        </w:rPr>
        <w:t>Devopedia</w:t>
      </w:r>
      <w:proofErr w:type="spellEnd"/>
      <w:r>
        <w:rPr>
          <w:color w:val="000000"/>
        </w:rPr>
        <w:t xml:space="preserve"> (2021), no que se refere ao escopo temporal dos </w:t>
      </w:r>
      <w:r>
        <w:t>dados</w:t>
      </w:r>
      <w:r>
        <w:rPr>
          <w:color w:val="000000"/>
        </w:rPr>
        <w:t xml:space="preserve"> de áudio, podemos dividi-los em:</w:t>
      </w:r>
    </w:p>
    <w:p w14:paraId="217E75F1" w14:textId="77777777" w:rsidR="007C5129" w:rsidRDefault="00000000">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B7F534E" w14:textId="77777777" w:rsidR="007C5129" w:rsidRDefault="00000000">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2EAB8605" w14:textId="77777777" w:rsidR="007C5129" w:rsidRDefault="00000000">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5412784" w14:textId="77777777" w:rsidR="007C5129" w:rsidRDefault="007C5129">
      <w:pPr>
        <w:pBdr>
          <w:top w:val="nil"/>
          <w:left w:val="nil"/>
          <w:bottom w:val="nil"/>
          <w:right w:val="nil"/>
          <w:between w:val="nil"/>
        </w:pBdr>
        <w:spacing w:line="360" w:lineRule="auto"/>
        <w:ind w:firstLine="709"/>
        <w:rPr>
          <w:color w:val="000000"/>
        </w:rPr>
      </w:pPr>
    </w:p>
    <w:p w14:paraId="2F95A12F" w14:textId="77777777" w:rsidR="007C5129" w:rsidRDefault="00000000">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xml:space="preserve">, ainda de acordo com </w:t>
      </w:r>
      <w:proofErr w:type="spellStart"/>
      <w:r>
        <w:rPr>
          <w:color w:val="000000"/>
        </w:rPr>
        <w:t>Devopedia</w:t>
      </w:r>
      <w:proofErr w:type="spellEnd"/>
      <w:r>
        <w:rPr>
          <w:color w:val="000000"/>
        </w:rPr>
        <w:t xml:space="preserve"> (2021), podemos classificá-l</w:t>
      </w:r>
      <w:r>
        <w:t>o</w:t>
      </w:r>
      <w:r>
        <w:rPr>
          <w:color w:val="000000"/>
        </w:rPr>
        <w:t>s em:</w:t>
      </w:r>
    </w:p>
    <w:p w14:paraId="1A5564B0" w14:textId="77777777" w:rsidR="007C5129" w:rsidRDefault="00000000">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59047AE5" w14:textId="77777777" w:rsidR="007C5129" w:rsidRDefault="00000000">
      <w:pPr>
        <w:numPr>
          <w:ilvl w:val="0"/>
          <w:numId w:val="1"/>
        </w:numPr>
        <w:pBdr>
          <w:top w:val="nil"/>
          <w:left w:val="nil"/>
          <w:bottom w:val="nil"/>
          <w:right w:val="nil"/>
          <w:between w:val="nil"/>
        </w:pBdr>
        <w:spacing w:line="360" w:lineRule="auto"/>
      </w:pPr>
      <w:r>
        <w:rPr>
          <w:color w:val="000000"/>
        </w:rPr>
        <w:t xml:space="preserve">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w:t>
      </w:r>
      <w:proofErr w:type="spellStart"/>
      <w:r>
        <w:rPr>
          <w:color w:val="000000"/>
        </w:rPr>
        <w:t>Centróide</w:t>
      </w:r>
      <w:proofErr w:type="spellEnd"/>
      <w:r>
        <w:rPr>
          <w:color w:val="000000"/>
        </w:rPr>
        <w:t xml:space="preserve"> Espectral e Fluxo Espectral.</w:t>
      </w:r>
    </w:p>
    <w:p w14:paraId="1BEB7D8F" w14:textId="77777777" w:rsidR="007C5129" w:rsidRDefault="00000000">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343C8CAD" w14:textId="77777777" w:rsidR="007C5129" w:rsidRDefault="007C5129">
      <w:pPr>
        <w:pBdr>
          <w:top w:val="nil"/>
          <w:left w:val="nil"/>
          <w:bottom w:val="nil"/>
          <w:right w:val="nil"/>
          <w:between w:val="nil"/>
        </w:pBdr>
        <w:spacing w:line="360" w:lineRule="auto"/>
        <w:ind w:firstLine="709"/>
        <w:rPr>
          <w:color w:val="000000"/>
        </w:rPr>
      </w:pPr>
    </w:p>
    <w:p w14:paraId="11ED8565"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60231E2D" w14:textId="77777777" w:rsidR="007C5129" w:rsidRDefault="00000000">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46ED9530" wp14:editId="23812F0D">
            <wp:extent cx="5675006" cy="213235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675006" cy="2132350"/>
                    </a:xfrm>
                    <a:prstGeom prst="rect">
                      <a:avLst/>
                    </a:prstGeom>
                    <a:ln/>
                  </pic:spPr>
                </pic:pic>
              </a:graphicData>
            </a:graphic>
          </wp:inline>
        </w:drawing>
      </w:r>
    </w:p>
    <w:p w14:paraId="3E497DD0" w14:textId="77777777" w:rsidR="007C5129" w:rsidRDefault="00000000">
      <w:pPr>
        <w:pBdr>
          <w:top w:val="nil"/>
          <w:left w:val="nil"/>
          <w:bottom w:val="nil"/>
          <w:right w:val="nil"/>
          <w:between w:val="nil"/>
        </w:pBdr>
        <w:spacing w:after="200" w:line="240" w:lineRule="auto"/>
        <w:jc w:val="left"/>
        <w:rPr>
          <w:color w:val="000000"/>
        </w:rPr>
      </w:pPr>
      <w:bookmarkStart w:id="17" w:name="_3znysh7" w:colFirst="0" w:colLast="0"/>
      <w:bookmarkEnd w:id="17"/>
      <w:r>
        <w:rPr>
          <w:color w:val="000000"/>
        </w:rPr>
        <w:t>Figura 2. Representação de um mesmo sinal no domínio do tempo (esq.) e por meio de um espectrograma tempo-frequência (dir.)</w:t>
      </w:r>
      <w:r>
        <w:rPr>
          <w:color w:val="000000"/>
        </w:rPr>
        <w:br/>
        <w:t xml:space="preserve">Fonte: </w:t>
      </w:r>
      <w:proofErr w:type="spellStart"/>
      <w:r>
        <w:rPr>
          <w:color w:val="000000"/>
        </w:rPr>
        <w:t>Ciric</w:t>
      </w:r>
      <w:proofErr w:type="spellEnd"/>
      <w:r>
        <w:rPr>
          <w:color w:val="000000"/>
        </w:rPr>
        <w:t>, et al. (2021) – traduzido e adaptado.</w:t>
      </w:r>
    </w:p>
    <w:p w14:paraId="246C69C2" w14:textId="77777777" w:rsidR="007C5129" w:rsidRDefault="007C5129"/>
    <w:p w14:paraId="6E21FF1B"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w:t>
      </w:r>
      <w:proofErr w:type="spellStart"/>
      <w:r>
        <w:rPr>
          <w:color w:val="000000"/>
        </w:rPr>
        <w:t>cepstrais</w:t>
      </w:r>
      <w:proofErr w:type="spellEnd"/>
      <w:r>
        <w:rPr>
          <w:color w:val="000000"/>
        </w:rPr>
        <w:t xml:space="preserve"> na escala Mel, do inglês “Mel-</w:t>
      </w:r>
      <w:proofErr w:type="spellStart"/>
      <w:r>
        <w:rPr>
          <w:color w:val="000000"/>
        </w:rPr>
        <w:t>Frequency</w:t>
      </w:r>
      <w:proofErr w:type="spellEnd"/>
      <w:r>
        <w:rPr>
          <w:color w:val="000000"/>
        </w:rPr>
        <w:t xml:space="preserve"> </w:t>
      </w:r>
      <w:proofErr w:type="spellStart"/>
      <w:r>
        <w:rPr>
          <w:color w:val="000000"/>
        </w:rPr>
        <w:t>Cepstral</w:t>
      </w:r>
      <w:proofErr w:type="spellEnd"/>
      <w:r>
        <w:rPr>
          <w:color w:val="000000"/>
        </w:rPr>
        <w:t xml:space="preserve"> </w:t>
      </w:r>
      <w:proofErr w:type="spellStart"/>
      <w:r>
        <w:rPr>
          <w:color w:val="000000"/>
        </w:rPr>
        <w:t>Coefficients</w:t>
      </w:r>
      <w:proofErr w:type="spellEnd"/>
      <w:r>
        <w:rPr>
          <w:color w:val="000000"/>
        </w:rPr>
        <w:t xml:space="preserve">” [MFCC]. </w:t>
      </w:r>
    </w:p>
    <w:p w14:paraId="2944A187"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w:t>
      </w:r>
      <w:proofErr w:type="spellStart"/>
      <w:r>
        <w:rPr>
          <w:color w:val="000000"/>
        </w:rPr>
        <w:t>mels</w:t>
      </w:r>
      <w:proofErr w:type="spellEnd"/>
      <w:r>
        <w:rPr>
          <w:color w:val="000000"/>
        </w:rPr>
        <w:t xml:space="preserve"> a um tom de 1.000Hz, 40 dB acima do limiar do ouvinte. A escala possui um espaçamento linear para frequências abaixo de 1000Hz, e um espaçamento logarítmico para frequências acima de 1000Hz (Hasan et al., 2004). A conversão de Hertz para </w:t>
      </w:r>
      <w:proofErr w:type="spellStart"/>
      <w:r>
        <w:rPr>
          <w:color w:val="000000"/>
        </w:rPr>
        <w:t>Mels</w:t>
      </w:r>
      <w:proofErr w:type="spellEnd"/>
      <w:r>
        <w:rPr>
          <w:color w:val="000000"/>
        </w:rPr>
        <w:t xml:space="preserve">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77E646ED" w14:textId="77777777">
        <w:tc>
          <w:tcPr>
            <w:tcW w:w="1255" w:type="dxa"/>
          </w:tcPr>
          <w:p w14:paraId="48F56F1D" w14:textId="77777777" w:rsidR="007C5129" w:rsidRDefault="007C5129">
            <w:pPr>
              <w:pBdr>
                <w:top w:val="nil"/>
                <w:left w:val="nil"/>
                <w:bottom w:val="nil"/>
                <w:right w:val="nil"/>
                <w:between w:val="nil"/>
              </w:pBdr>
              <w:spacing w:line="360" w:lineRule="auto"/>
              <w:rPr>
                <w:color w:val="000000"/>
              </w:rPr>
            </w:pPr>
          </w:p>
        </w:tc>
        <w:tc>
          <w:tcPr>
            <w:tcW w:w="6840" w:type="dxa"/>
          </w:tcPr>
          <w:p w14:paraId="0AB498C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4D56040D" w14:textId="77777777" w:rsidR="007C5129" w:rsidRDefault="00000000">
            <w:pPr>
              <w:pBdr>
                <w:top w:val="nil"/>
                <w:left w:val="nil"/>
                <w:bottom w:val="nil"/>
                <w:right w:val="nil"/>
                <w:between w:val="nil"/>
              </w:pBdr>
              <w:spacing w:after="200"/>
              <w:rPr>
                <w:color w:val="000000"/>
              </w:rPr>
            </w:pPr>
            <w:bookmarkStart w:id="18" w:name="_2et92p0" w:colFirst="0" w:colLast="0"/>
            <w:bookmarkEnd w:id="18"/>
            <w:r>
              <w:rPr>
                <w:color w:val="000000"/>
              </w:rPr>
              <w:t>(2)</w:t>
            </w:r>
          </w:p>
        </w:tc>
      </w:tr>
    </w:tbl>
    <w:p w14:paraId="583BFAFE" w14:textId="77777777" w:rsidR="007C5129" w:rsidRDefault="007C5129">
      <w:pPr>
        <w:pBdr>
          <w:top w:val="nil"/>
          <w:left w:val="nil"/>
          <w:bottom w:val="nil"/>
          <w:right w:val="nil"/>
          <w:between w:val="nil"/>
        </w:pBdr>
        <w:spacing w:line="360" w:lineRule="auto"/>
        <w:ind w:firstLine="708"/>
        <w:rPr>
          <w:color w:val="333333"/>
          <w:highlight w:val="white"/>
        </w:rPr>
      </w:pPr>
    </w:p>
    <w:p w14:paraId="1018B6B9" w14:textId="77777777" w:rsidR="007C5129" w:rsidRDefault="00000000">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1F267F85" w14:textId="77777777" w:rsidR="007C5129" w:rsidRDefault="007C5129">
      <w:pPr>
        <w:rPr>
          <w:color w:val="333333"/>
          <w:highlight w:val="white"/>
        </w:rPr>
      </w:pPr>
    </w:p>
    <w:p w14:paraId="22F6E085" w14:textId="77777777" w:rsidR="007C5129" w:rsidRDefault="00000000">
      <w:pPr>
        <w:keepNext/>
        <w:ind w:left="-432" w:firstLine="708"/>
        <w:jc w:val="center"/>
      </w:pPr>
      <w:r>
        <w:rPr>
          <w:noProof/>
        </w:rPr>
        <w:drawing>
          <wp:inline distT="0" distB="0" distL="0" distR="0" wp14:anchorId="2DF6CCAE" wp14:editId="70170992">
            <wp:extent cx="4327452" cy="202018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327452" cy="2020186"/>
                    </a:xfrm>
                    <a:prstGeom prst="rect">
                      <a:avLst/>
                    </a:prstGeom>
                    <a:ln/>
                  </pic:spPr>
                </pic:pic>
              </a:graphicData>
            </a:graphic>
          </wp:inline>
        </w:drawing>
      </w:r>
    </w:p>
    <w:p w14:paraId="74100191" w14:textId="77777777" w:rsidR="007C5129" w:rsidRDefault="00000000">
      <w:pPr>
        <w:pBdr>
          <w:top w:val="nil"/>
          <w:left w:val="nil"/>
          <w:bottom w:val="nil"/>
          <w:right w:val="nil"/>
          <w:between w:val="nil"/>
        </w:pBdr>
        <w:spacing w:after="200" w:line="240" w:lineRule="auto"/>
        <w:jc w:val="left"/>
        <w:rPr>
          <w:color w:val="000000"/>
        </w:rPr>
      </w:pPr>
      <w:bookmarkStart w:id="19" w:name="_tyjcwt" w:colFirst="0" w:colLast="0"/>
      <w:bookmarkEnd w:id="19"/>
      <w:r>
        <w:rPr>
          <w:color w:val="000000"/>
        </w:rPr>
        <w:t>Figura 3. Demonstração gráfica da relação entre escala de frequências convencional e escala Mel</w:t>
      </w:r>
      <w:r>
        <w:rPr>
          <w:color w:val="000000"/>
        </w:rPr>
        <w:br/>
        <w:t>Fonte: Dados originais da pesquisa</w:t>
      </w:r>
    </w:p>
    <w:p w14:paraId="2518FACF" w14:textId="77777777" w:rsidR="007C5129" w:rsidRDefault="007C5129"/>
    <w:p w14:paraId="4A5A96AA" w14:textId="77777777" w:rsidR="007C5129" w:rsidRDefault="00000000">
      <w:pPr>
        <w:pBdr>
          <w:top w:val="nil"/>
          <w:left w:val="nil"/>
          <w:bottom w:val="nil"/>
          <w:right w:val="nil"/>
          <w:between w:val="nil"/>
        </w:pBdr>
        <w:spacing w:line="360" w:lineRule="auto"/>
        <w:ind w:firstLine="709"/>
        <w:rPr>
          <w:color w:val="000000"/>
        </w:rPr>
      </w:pPr>
      <w:r>
        <w:rPr>
          <w:color w:val="000000"/>
        </w:rPr>
        <w:tab/>
        <w:t xml:space="preserve">Já os MFCC são coeficientes que coletivamente compõem um </w:t>
      </w:r>
      <w:proofErr w:type="spellStart"/>
      <w:r>
        <w:rPr>
          <w:color w:val="000000"/>
        </w:rPr>
        <w:t>cepstro</w:t>
      </w:r>
      <w:proofErr w:type="spellEnd"/>
      <w:r>
        <w:rPr>
          <w:color w:val="000000"/>
          <w:vertAlign w:val="superscript"/>
        </w:rPr>
        <w:footnoteReference w:id="1"/>
      </w:r>
      <w:r>
        <w:rPr>
          <w:color w:val="000000"/>
        </w:rPr>
        <w:t xml:space="preserve"> de frequência Mel, ou do inglês “Mel-</w:t>
      </w:r>
      <w:proofErr w:type="spellStart"/>
      <w:r>
        <w:rPr>
          <w:color w:val="000000"/>
        </w:rPr>
        <w:t>Frequency</w:t>
      </w:r>
      <w:proofErr w:type="spellEnd"/>
      <w:r>
        <w:rPr>
          <w:color w:val="000000"/>
        </w:rPr>
        <w:t xml:space="preserve"> </w:t>
      </w:r>
      <w:proofErr w:type="spellStart"/>
      <w:r>
        <w:rPr>
          <w:color w:val="000000"/>
        </w:rPr>
        <w:t>Cepstrum</w:t>
      </w:r>
      <w:proofErr w:type="spellEnd"/>
      <w:r>
        <w:rPr>
          <w:color w:val="000000"/>
        </w:rPr>
        <w:t xml:space="preserve">”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w:t>
      </w:r>
      <w:proofErr w:type="spellStart"/>
      <w:r>
        <w:rPr>
          <w:color w:val="000000"/>
        </w:rPr>
        <w:t>Sahidullah</w:t>
      </w:r>
      <w:proofErr w:type="spellEnd"/>
      <w:r>
        <w:rPr>
          <w:color w:val="000000"/>
        </w:rPr>
        <w:t xml:space="preserve"> (2011):</w:t>
      </w:r>
    </w:p>
    <w:p w14:paraId="1052CBD5"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N</w:t>
      </w:r>
      <w:proofErr w:type="spellStart"/>
      <w:r>
        <w:rPr>
          <w:color w:val="000000"/>
          <w:vertAlign w:val="subscript"/>
        </w:rPr>
        <w:t>tot</w:t>
      </w:r>
      <w:proofErr w:type="spellEnd"/>
      <w:r>
        <w:rPr>
          <w:color w:val="000000"/>
        </w:rPr>
        <w:t xml:space="preserve"> amostras (duração padrão), representando um sinal de áudio.</w:t>
      </w:r>
    </w:p>
    <w:p w14:paraId="53625636"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Considere agora a divisão de </w:t>
      </w:r>
      <w:proofErr w:type="spellStart"/>
      <w:r>
        <w:rPr>
          <w:color w:val="000000"/>
        </w:rPr>
        <w:t>S</w:t>
      </w:r>
      <w:r>
        <w:rPr>
          <w:color w:val="000000"/>
          <w:vertAlign w:val="subscript"/>
        </w:rPr>
        <w:t>original</w:t>
      </w:r>
      <w:proofErr w:type="spellEnd"/>
      <w:r>
        <w:rPr>
          <w:color w:val="000000"/>
          <w:vertAlign w:val="subscript"/>
        </w:rPr>
        <w:t xml:space="preserve"> </w:t>
      </w:r>
      <w:r>
        <w:rPr>
          <w:color w:val="000000"/>
        </w:rPr>
        <w:t xml:space="preserve">em T segmentos de tamanho N, tal que o produto T x N resulte no tamanho original </w:t>
      </w:r>
      <w:proofErr w:type="spellStart"/>
      <w:r>
        <w:rPr>
          <w:color w:val="000000"/>
        </w:rPr>
        <w:t>N</w:t>
      </w:r>
      <w:r>
        <w:rPr>
          <w:color w:val="000000"/>
          <w:vertAlign w:val="subscript"/>
        </w:rPr>
        <w:t>tot</w:t>
      </w:r>
      <w:proofErr w:type="spellEnd"/>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7E92396B" w14:textId="77777777" w:rsidR="007C5129" w:rsidRDefault="00000000">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3ED7287D" wp14:editId="5F392664">
            <wp:extent cx="5341266" cy="22608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10186" r="6984" b="3842"/>
                    <a:stretch>
                      <a:fillRect/>
                    </a:stretch>
                  </pic:blipFill>
                  <pic:spPr>
                    <a:xfrm>
                      <a:off x="0" y="0"/>
                      <a:ext cx="5341266" cy="2260820"/>
                    </a:xfrm>
                    <a:prstGeom prst="rect">
                      <a:avLst/>
                    </a:prstGeom>
                    <a:ln/>
                  </pic:spPr>
                </pic:pic>
              </a:graphicData>
            </a:graphic>
          </wp:inline>
        </w:drawing>
      </w:r>
    </w:p>
    <w:p w14:paraId="4AB1BBFA" w14:textId="77777777" w:rsidR="007C5129" w:rsidRDefault="00000000">
      <w:pPr>
        <w:pBdr>
          <w:top w:val="nil"/>
          <w:left w:val="nil"/>
          <w:bottom w:val="nil"/>
          <w:right w:val="nil"/>
          <w:between w:val="nil"/>
        </w:pBdr>
        <w:spacing w:after="200" w:line="240" w:lineRule="auto"/>
        <w:jc w:val="left"/>
        <w:rPr>
          <w:color w:val="000000"/>
        </w:rPr>
      </w:pPr>
      <w:bookmarkStart w:id="20" w:name="_3dy6vkm" w:colFirst="0" w:colLast="0"/>
      <w:bookmarkEnd w:id="20"/>
      <w:r>
        <w:rPr>
          <w:color w:val="000000"/>
        </w:rPr>
        <w:t xml:space="preserve">Figura 4. Demonstração da segmentação de um sinal de tamanho </w:t>
      </w:r>
      <w:proofErr w:type="spellStart"/>
      <w:proofErr w:type="gramStart"/>
      <w:r>
        <w:rPr>
          <w:color w:val="000000"/>
        </w:rPr>
        <w:t>N</w:t>
      </w:r>
      <w:r>
        <w:rPr>
          <w:color w:val="000000"/>
          <w:vertAlign w:val="subscript"/>
        </w:rPr>
        <w:t>tot</w:t>
      </w:r>
      <w:proofErr w:type="spellEnd"/>
      <w:r>
        <w:rPr>
          <w:color w:val="000000"/>
        </w:rPr>
        <w:t>(</w:t>
      </w:r>
      <w:proofErr w:type="gramEnd"/>
      <w:r>
        <w:rPr>
          <w:color w:val="000000"/>
        </w:rPr>
        <w:t>1000) em T(5) segmentos de tamanho N(200)</w:t>
      </w:r>
      <w:r>
        <w:rPr>
          <w:color w:val="000000"/>
        </w:rPr>
        <w:br/>
        <w:t>Fonte: Dados originais da pesquisa</w:t>
      </w:r>
    </w:p>
    <w:p w14:paraId="1F853446" w14:textId="77777777" w:rsidR="007C5129" w:rsidRDefault="007C5129"/>
    <w:p w14:paraId="54331BB9" w14:textId="77777777" w:rsidR="007C5129" w:rsidRDefault="00000000">
      <w:pPr>
        <w:spacing w:line="360" w:lineRule="auto"/>
        <w:ind w:firstLine="709"/>
      </w:pPr>
      <w:r>
        <w:t>Para o trabalho em questão, arbitrou-se que os segmentos conterão 512 amostras de áudios originalmente amostrados em 44100Hz, isso é, os segmentos que irão compor o espectrograma e posteriormente o MFCC têm duração de 512/44100 = 11,6 milissegundos.</w:t>
      </w:r>
    </w:p>
    <w:p w14:paraId="47BB6E2F" w14:textId="77777777" w:rsidR="007C5129" w:rsidRDefault="007C5129">
      <w:pPr>
        <w:pBdr>
          <w:top w:val="nil"/>
          <w:left w:val="nil"/>
          <w:bottom w:val="nil"/>
          <w:right w:val="nil"/>
          <w:between w:val="nil"/>
        </w:pBdr>
        <w:spacing w:line="360" w:lineRule="auto"/>
        <w:ind w:firstLine="709"/>
        <w:rPr>
          <w:color w:val="000000"/>
        </w:rPr>
      </w:pPr>
    </w:p>
    <w:p w14:paraId="7C7EE314"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Etapa 1, </w:t>
      </w:r>
      <w:proofErr w:type="spellStart"/>
      <w:r>
        <w:rPr>
          <w:color w:val="000000"/>
        </w:rPr>
        <w:t>Janelamento</w:t>
      </w:r>
      <w:proofErr w:type="spellEnd"/>
      <w:r>
        <w:rPr>
          <w:color w:val="000000"/>
        </w:rPr>
        <w:t>, descrita pela eq. (3):</w:t>
      </w:r>
    </w:p>
    <w:p w14:paraId="2ADA6696" w14:textId="77777777" w:rsidR="007C5129" w:rsidRDefault="007C5129">
      <w:pPr>
        <w:pBdr>
          <w:top w:val="nil"/>
          <w:left w:val="nil"/>
          <w:bottom w:val="nil"/>
          <w:right w:val="nil"/>
          <w:between w:val="nil"/>
        </w:pBdr>
        <w:spacing w:line="360" w:lineRule="auto"/>
        <w:ind w:firstLine="709"/>
        <w:rPr>
          <w:color w:val="000000"/>
        </w:rPr>
      </w:pP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537344A4" w14:textId="77777777">
        <w:tc>
          <w:tcPr>
            <w:tcW w:w="1255" w:type="dxa"/>
          </w:tcPr>
          <w:p w14:paraId="179E46C3" w14:textId="77777777" w:rsidR="007C5129" w:rsidRDefault="007C5129">
            <w:pPr>
              <w:pBdr>
                <w:top w:val="nil"/>
                <w:left w:val="nil"/>
                <w:bottom w:val="nil"/>
                <w:right w:val="nil"/>
                <w:between w:val="nil"/>
              </w:pBdr>
              <w:spacing w:line="360" w:lineRule="auto"/>
              <w:rPr>
                <w:color w:val="000000"/>
              </w:rPr>
            </w:pPr>
          </w:p>
        </w:tc>
        <w:tc>
          <w:tcPr>
            <w:tcW w:w="6840" w:type="dxa"/>
          </w:tcPr>
          <w:p w14:paraId="2E0D5825"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50FB4AD9" w14:textId="77777777" w:rsidR="007C5129" w:rsidRDefault="00000000">
            <w:pPr>
              <w:pBdr>
                <w:top w:val="nil"/>
                <w:left w:val="nil"/>
                <w:bottom w:val="nil"/>
                <w:right w:val="nil"/>
                <w:between w:val="nil"/>
              </w:pBdr>
              <w:spacing w:after="200"/>
              <w:rPr>
                <w:color w:val="000000"/>
              </w:rPr>
            </w:pPr>
            <w:bookmarkStart w:id="21" w:name="_1t3h5sf" w:colFirst="0" w:colLast="0"/>
            <w:bookmarkEnd w:id="21"/>
            <w:r>
              <w:rPr>
                <w:color w:val="000000"/>
              </w:rPr>
              <w:t>(3)</w:t>
            </w:r>
          </w:p>
        </w:tc>
      </w:tr>
    </w:tbl>
    <w:p w14:paraId="081D314E" w14:textId="77777777" w:rsidR="007C5129" w:rsidRDefault="007C5129">
      <w:pPr>
        <w:pBdr>
          <w:top w:val="nil"/>
          <w:left w:val="nil"/>
          <w:bottom w:val="nil"/>
          <w:right w:val="nil"/>
          <w:between w:val="nil"/>
        </w:pBdr>
        <w:spacing w:line="360" w:lineRule="auto"/>
        <w:ind w:firstLine="709"/>
        <w:rPr>
          <w:color w:val="000000"/>
        </w:rPr>
      </w:pPr>
    </w:p>
    <w:p w14:paraId="62F93C20"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de tamanho N no qual o sinal original foi segmentado; S é a matriz de tamanho T x N contendo o sinal original após segmentação; W é a matriz de tamanho T x N contendo a mesma função de </w:t>
      </w:r>
      <w:proofErr w:type="spellStart"/>
      <w:r>
        <w:rPr>
          <w:color w:val="000000"/>
        </w:rPr>
        <w:t>janelamento</w:t>
      </w:r>
      <w:proofErr w:type="spellEnd"/>
      <w:r>
        <w:rPr>
          <w:color w:val="000000"/>
        </w:rPr>
        <w:t xml:space="preserve"> em todas suas linhas; O operador ‘o’ denota a multiplicação termo-a-termo entre as matrizes; e </w:t>
      </w:r>
      <w:proofErr w:type="spellStart"/>
      <w:r>
        <w:rPr>
          <w:color w:val="000000"/>
        </w:rPr>
        <w:t>S</w:t>
      </w:r>
      <w:r>
        <w:rPr>
          <w:color w:val="000000"/>
          <w:vertAlign w:val="subscript"/>
        </w:rPr>
        <w:t>w</w:t>
      </w:r>
      <w:proofErr w:type="spellEnd"/>
      <w:r>
        <w:rPr>
          <w:color w:val="000000"/>
        </w:rPr>
        <w:t xml:space="preserve"> é o sinal resultante após o </w:t>
      </w:r>
      <w:proofErr w:type="spellStart"/>
      <w:r>
        <w:rPr>
          <w:color w:val="000000"/>
        </w:rPr>
        <w:t>janelamento</w:t>
      </w:r>
      <w:proofErr w:type="spellEnd"/>
      <w:r>
        <w:rPr>
          <w:color w:val="000000"/>
        </w:rPr>
        <w:t>, como exemplificado na Figura 5:</w:t>
      </w:r>
    </w:p>
    <w:p w14:paraId="0E8479B6" w14:textId="77777777" w:rsidR="007C5129" w:rsidRDefault="00000000">
      <w:pPr>
        <w:keepNext/>
        <w:pBdr>
          <w:top w:val="nil"/>
          <w:left w:val="nil"/>
          <w:bottom w:val="nil"/>
          <w:right w:val="nil"/>
          <w:between w:val="nil"/>
        </w:pBdr>
        <w:spacing w:line="360" w:lineRule="auto"/>
        <w:ind w:left="-720" w:firstLine="709"/>
        <w:rPr>
          <w:color w:val="000000"/>
        </w:rPr>
      </w:pPr>
      <w:r>
        <w:rPr>
          <w:noProof/>
          <w:color w:val="000000"/>
        </w:rPr>
        <w:lastRenderedPageBreak/>
        <w:drawing>
          <wp:inline distT="0" distB="0" distL="0" distR="0" wp14:anchorId="2E82A225" wp14:editId="64933AC8">
            <wp:extent cx="5759450" cy="207899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59450" cy="2078990"/>
                    </a:xfrm>
                    <a:prstGeom prst="rect">
                      <a:avLst/>
                    </a:prstGeom>
                    <a:ln/>
                  </pic:spPr>
                </pic:pic>
              </a:graphicData>
            </a:graphic>
          </wp:inline>
        </w:drawing>
      </w:r>
    </w:p>
    <w:p w14:paraId="0B3DE5AE" w14:textId="77777777" w:rsidR="007C5129" w:rsidRDefault="00000000">
      <w:pPr>
        <w:pBdr>
          <w:top w:val="nil"/>
          <w:left w:val="nil"/>
          <w:bottom w:val="nil"/>
          <w:right w:val="nil"/>
          <w:between w:val="nil"/>
        </w:pBdr>
        <w:spacing w:after="200" w:line="240" w:lineRule="auto"/>
        <w:jc w:val="left"/>
        <w:rPr>
          <w:color w:val="000000"/>
        </w:rPr>
      </w:pPr>
      <w:bookmarkStart w:id="22" w:name="_4d34og8" w:colFirst="0" w:colLast="0"/>
      <w:bookmarkEnd w:id="22"/>
      <w:r>
        <w:rPr>
          <w:color w:val="000000"/>
        </w:rPr>
        <w:t xml:space="preserve">Figura 5. Exemplo de </w:t>
      </w:r>
      <w:proofErr w:type="spellStart"/>
      <w:r>
        <w:rPr>
          <w:color w:val="000000"/>
        </w:rPr>
        <w:t>janelamento</w:t>
      </w:r>
      <w:proofErr w:type="spellEnd"/>
      <w:r>
        <w:rPr>
          <w:color w:val="000000"/>
        </w:rPr>
        <w:t xml:space="preserve"> do sinal original (a) aplicando-se uma janela Hanning (b) e resultando no sinal pós-</w:t>
      </w:r>
      <w:proofErr w:type="spellStart"/>
      <w:r>
        <w:rPr>
          <w:color w:val="000000"/>
        </w:rPr>
        <w:t>janelamento</w:t>
      </w:r>
      <w:proofErr w:type="spellEnd"/>
      <w:r>
        <w:rPr>
          <w:color w:val="000000"/>
        </w:rPr>
        <w:t xml:space="preserve"> (c)</w:t>
      </w:r>
      <w:r>
        <w:rPr>
          <w:color w:val="000000"/>
        </w:rPr>
        <w:br/>
        <w:t>Fonte: Dados originais da pesquisa</w:t>
      </w:r>
    </w:p>
    <w:p w14:paraId="60A0FE47" w14:textId="77777777" w:rsidR="007C5129" w:rsidRDefault="007C5129">
      <w:pPr>
        <w:pBdr>
          <w:top w:val="nil"/>
          <w:left w:val="nil"/>
          <w:bottom w:val="nil"/>
          <w:right w:val="nil"/>
          <w:between w:val="nil"/>
        </w:pBdr>
        <w:spacing w:line="360" w:lineRule="auto"/>
        <w:ind w:firstLine="709"/>
        <w:rPr>
          <w:color w:val="000000"/>
        </w:rPr>
      </w:pPr>
    </w:p>
    <w:p w14:paraId="1B47E13B" w14:textId="77777777" w:rsidR="007C5129" w:rsidRDefault="00000000">
      <w:pPr>
        <w:pBdr>
          <w:top w:val="nil"/>
          <w:left w:val="nil"/>
          <w:bottom w:val="nil"/>
          <w:right w:val="nil"/>
          <w:between w:val="nil"/>
        </w:pBdr>
        <w:spacing w:line="360" w:lineRule="auto"/>
        <w:ind w:firstLine="709"/>
        <w:rPr>
          <w:color w:val="000000"/>
        </w:rPr>
      </w:pPr>
      <w:r>
        <w:rPr>
          <w:color w:val="000000"/>
        </w:rPr>
        <w:t>Etapa 2, preenchimento com zeros ou “Zero-</w:t>
      </w:r>
      <w:proofErr w:type="spellStart"/>
      <w:r>
        <w:rPr>
          <w:color w:val="000000"/>
        </w:rPr>
        <w:t>Padding</w:t>
      </w:r>
      <w:proofErr w:type="spellEnd"/>
      <w:r>
        <w:rPr>
          <w:color w:val="000000"/>
        </w:rPr>
        <w:t>”, descrita pela eq. (4):</w:t>
      </w:r>
    </w:p>
    <w:p w14:paraId="2F985C71" w14:textId="77777777" w:rsidR="007C5129" w:rsidRDefault="007C5129">
      <w:pPr>
        <w:pBdr>
          <w:top w:val="nil"/>
          <w:left w:val="nil"/>
          <w:bottom w:val="nil"/>
          <w:right w:val="nil"/>
          <w:between w:val="nil"/>
        </w:pBdr>
        <w:spacing w:line="360" w:lineRule="auto"/>
        <w:ind w:firstLine="709"/>
        <w:rPr>
          <w:color w:val="000000"/>
        </w:rPr>
      </w:pPr>
    </w:p>
    <w:tbl>
      <w:tblPr>
        <w:tblStyle w:val="a2"/>
        <w:tblW w:w="10025"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gridCol w:w="965"/>
      </w:tblGrid>
      <w:tr w:rsidR="007C5129" w14:paraId="4C69B85F" w14:textId="77777777">
        <w:tc>
          <w:tcPr>
            <w:tcW w:w="1255" w:type="dxa"/>
          </w:tcPr>
          <w:p w14:paraId="031F23E3" w14:textId="77777777" w:rsidR="007C5129" w:rsidRDefault="007C5129">
            <w:pPr>
              <w:pBdr>
                <w:top w:val="nil"/>
                <w:left w:val="nil"/>
                <w:bottom w:val="nil"/>
                <w:right w:val="nil"/>
                <w:between w:val="nil"/>
              </w:pBdr>
              <w:spacing w:line="360" w:lineRule="auto"/>
              <w:rPr>
                <w:color w:val="000000"/>
              </w:rPr>
            </w:pPr>
          </w:p>
        </w:tc>
        <w:tc>
          <w:tcPr>
            <w:tcW w:w="6840" w:type="dxa"/>
          </w:tcPr>
          <w:p w14:paraId="5CB05DDB"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750D82B5" w14:textId="77777777" w:rsidR="007C5129" w:rsidRDefault="00000000">
            <w:pPr>
              <w:pBdr>
                <w:top w:val="nil"/>
                <w:left w:val="nil"/>
                <w:bottom w:val="nil"/>
                <w:right w:val="nil"/>
                <w:between w:val="nil"/>
              </w:pBdr>
              <w:spacing w:after="200"/>
              <w:rPr>
                <w:color w:val="000000"/>
              </w:rPr>
            </w:pPr>
            <w:bookmarkStart w:id="23" w:name="_2s8eyo1" w:colFirst="0" w:colLast="0"/>
            <w:bookmarkEnd w:id="23"/>
            <w:r>
              <w:rPr>
                <w:color w:val="000000"/>
              </w:rPr>
              <w:t>(4)</w:t>
            </w:r>
          </w:p>
        </w:tc>
        <w:tc>
          <w:tcPr>
            <w:tcW w:w="965" w:type="dxa"/>
          </w:tcPr>
          <w:p w14:paraId="225C5D08" w14:textId="77777777" w:rsidR="007C5129" w:rsidRDefault="007C5129">
            <w:pPr>
              <w:pBdr>
                <w:top w:val="nil"/>
                <w:left w:val="nil"/>
                <w:bottom w:val="nil"/>
                <w:right w:val="nil"/>
                <w:between w:val="nil"/>
              </w:pBdr>
              <w:spacing w:after="200"/>
              <w:rPr>
                <w:color w:val="000000"/>
              </w:rPr>
            </w:pPr>
          </w:p>
        </w:tc>
      </w:tr>
    </w:tbl>
    <w:p w14:paraId="0ED304C2" w14:textId="77777777" w:rsidR="007C5129" w:rsidRDefault="007C5129">
      <w:pPr>
        <w:pBdr>
          <w:top w:val="nil"/>
          <w:left w:val="nil"/>
          <w:bottom w:val="nil"/>
          <w:right w:val="nil"/>
          <w:between w:val="nil"/>
        </w:pBdr>
        <w:spacing w:line="360" w:lineRule="auto"/>
        <w:ind w:firstLine="709"/>
        <w:rPr>
          <w:color w:val="000000"/>
        </w:rPr>
      </w:pPr>
    </w:p>
    <w:p w14:paraId="506A3DB3" w14:textId="77777777" w:rsidR="007C5129" w:rsidRDefault="00000000">
      <w:pPr>
        <w:pBdr>
          <w:top w:val="nil"/>
          <w:left w:val="nil"/>
          <w:bottom w:val="nil"/>
          <w:right w:val="nil"/>
          <w:between w:val="nil"/>
        </w:pBdr>
        <w:spacing w:line="360" w:lineRule="auto"/>
        <w:ind w:firstLine="709"/>
        <w:rPr>
          <w:color w:val="000000"/>
        </w:rPr>
      </w:pPr>
      <w:r>
        <w:rPr>
          <w:color w:val="000000"/>
        </w:rPr>
        <w:tab/>
        <w:t xml:space="preserve">onde, T é o número de segmentos de tamanho N no qual o sinal original foi segmentado; M é um escalar (recomendável potência de 2) maior do que N que define o tamanho final do preenchimento com zeros; </w:t>
      </w:r>
      <w:proofErr w:type="spellStart"/>
      <w:r>
        <w:rPr>
          <w:color w:val="000000"/>
        </w:rPr>
        <w:t>S</w:t>
      </w:r>
      <w:r>
        <w:rPr>
          <w:color w:val="000000"/>
          <w:vertAlign w:val="subscript"/>
        </w:rPr>
        <w:t>w</w:t>
      </w:r>
      <w:proofErr w:type="spellEnd"/>
      <w:r>
        <w:rPr>
          <w:color w:val="000000"/>
        </w:rPr>
        <w:t xml:space="preserve"> é a matriz resultante do </w:t>
      </w:r>
      <w:proofErr w:type="spellStart"/>
      <w:r>
        <w:rPr>
          <w:color w:val="000000"/>
        </w:rPr>
        <w:t>janelamento</w:t>
      </w:r>
      <w:proofErr w:type="spellEnd"/>
      <w:r>
        <w:rPr>
          <w:color w:val="000000"/>
        </w:rPr>
        <w:t xml:space="preserve">; I é a matriz identidade de tamanho N x N; O é a matriz nula de tamanho N x (M-N); e </w:t>
      </w:r>
      <w:proofErr w:type="spellStart"/>
      <w:r>
        <w:rPr>
          <w:color w:val="000000"/>
        </w:rPr>
        <w:t>S</w:t>
      </w:r>
      <w:r>
        <w:rPr>
          <w:color w:val="000000"/>
          <w:vertAlign w:val="subscript"/>
        </w:rPr>
        <w:t>zp</w:t>
      </w:r>
      <w:proofErr w:type="spellEnd"/>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16CDD0D9" w14:textId="77777777" w:rsidR="007C5129" w:rsidRDefault="00000000">
      <w:pPr>
        <w:pBdr>
          <w:top w:val="nil"/>
          <w:left w:val="nil"/>
          <w:bottom w:val="nil"/>
          <w:right w:val="nil"/>
          <w:between w:val="nil"/>
        </w:pBdr>
        <w:spacing w:line="360" w:lineRule="auto"/>
        <w:ind w:left="-576" w:firstLine="709"/>
        <w:rPr>
          <w:color w:val="000000"/>
        </w:rPr>
      </w:pPr>
      <w:r>
        <w:rPr>
          <w:noProof/>
          <w:color w:val="000000"/>
        </w:rPr>
        <w:drawing>
          <wp:inline distT="0" distB="0" distL="0" distR="0" wp14:anchorId="7F430696" wp14:editId="496092F7">
            <wp:extent cx="5439481" cy="225427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9143" t="2746" r="7659" b="3961"/>
                    <a:stretch>
                      <a:fillRect/>
                    </a:stretch>
                  </pic:blipFill>
                  <pic:spPr>
                    <a:xfrm>
                      <a:off x="0" y="0"/>
                      <a:ext cx="5439481" cy="2254277"/>
                    </a:xfrm>
                    <a:prstGeom prst="rect">
                      <a:avLst/>
                    </a:prstGeom>
                    <a:ln/>
                  </pic:spPr>
                </pic:pic>
              </a:graphicData>
            </a:graphic>
          </wp:inline>
        </w:drawing>
      </w:r>
    </w:p>
    <w:p w14:paraId="70D1DFFC" w14:textId="77777777" w:rsidR="007C5129" w:rsidRDefault="00000000">
      <w:pPr>
        <w:pBdr>
          <w:top w:val="nil"/>
          <w:left w:val="nil"/>
          <w:bottom w:val="nil"/>
          <w:right w:val="nil"/>
          <w:between w:val="nil"/>
        </w:pBdr>
        <w:spacing w:after="200" w:line="240" w:lineRule="auto"/>
        <w:jc w:val="left"/>
        <w:rPr>
          <w:color w:val="000000"/>
        </w:rPr>
      </w:pPr>
      <w:bookmarkStart w:id="24" w:name="_17dp8vu" w:colFirst="0" w:colLast="0"/>
      <w:bookmarkEnd w:id="24"/>
      <w:r>
        <w:rPr>
          <w:color w:val="000000"/>
        </w:rPr>
        <w:t>Figura 6. Sinal antes (acima) e após (abaixo) o processo de “Zero-</w:t>
      </w:r>
      <w:proofErr w:type="spellStart"/>
      <w:r>
        <w:rPr>
          <w:color w:val="000000"/>
        </w:rPr>
        <w:t>Padding</w:t>
      </w:r>
      <w:proofErr w:type="spellEnd"/>
      <w:r>
        <w:rPr>
          <w:color w:val="000000"/>
        </w:rPr>
        <w:t>”, tendo seu tamanho estendido de 200 para 256 valores</w:t>
      </w:r>
      <w:r>
        <w:rPr>
          <w:color w:val="000000"/>
        </w:rPr>
        <w:br/>
        <w:t>Fonte: Dados originais da pesquisa</w:t>
      </w:r>
    </w:p>
    <w:p w14:paraId="3E8AA781" w14:textId="77777777" w:rsidR="007C5129" w:rsidRDefault="007C5129">
      <w:pPr>
        <w:pBdr>
          <w:top w:val="nil"/>
          <w:left w:val="nil"/>
          <w:bottom w:val="nil"/>
          <w:right w:val="nil"/>
          <w:between w:val="nil"/>
        </w:pBdr>
        <w:spacing w:line="360" w:lineRule="auto"/>
        <w:ind w:firstLine="709"/>
        <w:rPr>
          <w:color w:val="000000"/>
        </w:rPr>
      </w:pPr>
    </w:p>
    <w:p w14:paraId="6848DB80"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Etapa 3, cálculos dos coeficientes discretos de Fourier, descritos </w:t>
      </w:r>
      <w:proofErr w:type="spellStart"/>
      <w:r>
        <w:rPr>
          <w:color w:val="000000"/>
        </w:rPr>
        <w:t>pela</w:t>
      </w:r>
      <w:proofErr w:type="spellEnd"/>
      <w:r>
        <w:rPr>
          <w:color w:val="000000"/>
        </w:rPr>
        <w:t xml:space="preserve"> eq. (5):</w:t>
      </w:r>
    </w:p>
    <w:p w14:paraId="4E199CF5" w14:textId="77777777" w:rsidR="007C5129" w:rsidRDefault="007C5129">
      <w:pPr>
        <w:pBdr>
          <w:top w:val="nil"/>
          <w:left w:val="nil"/>
          <w:bottom w:val="nil"/>
          <w:right w:val="nil"/>
          <w:between w:val="nil"/>
        </w:pBdr>
        <w:spacing w:line="360" w:lineRule="auto"/>
        <w:ind w:firstLine="709"/>
        <w:rPr>
          <w:color w:val="000000"/>
        </w:rPr>
      </w:pP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5E9BF679" w14:textId="77777777">
        <w:tc>
          <w:tcPr>
            <w:tcW w:w="1255" w:type="dxa"/>
          </w:tcPr>
          <w:p w14:paraId="47A74C94" w14:textId="77777777" w:rsidR="007C5129" w:rsidRDefault="007C5129">
            <w:pPr>
              <w:pBdr>
                <w:top w:val="nil"/>
                <w:left w:val="nil"/>
                <w:bottom w:val="nil"/>
                <w:right w:val="nil"/>
                <w:between w:val="nil"/>
              </w:pBdr>
              <w:spacing w:line="360" w:lineRule="auto"/>
              <w:rPr>
                <w:color w:val="000000"/>
              </w:rPr>
            </w:pPr>
          </w:p>
        </w:tc>
        <w:tc>
          <w:tcPr>
            <w:tcW w:w="6840" w:type="dxa"/>
          </w:tcPr>
          <w:p w14:paraId="7831A0FB"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22F9A782" w14:textId="77777777" w:rsidR="007C5129" w:rsidRDefault="00000000">
            <w:pPr>
              <w:pBdr>
                <w:top w:val="nil"/>
                <w:left w:val="nil"/>
                <w:bottom w:val="nil"/>
                <w:right w:val="nil"/>
                <w:between w:val="nil"/>
              </w:pBdr>
              <w:spacing w:after="200"/>
              <w:rPr>
                <w:color w:val="000000"/>
              </w:rPr>
            </w:pPr>
            <w:bookmarkStart w:id="25" w:name="_3rdcrjn" w:colFirst="0" w:colLast="0"/>
            <w:bookmarkEnd w:id="25"/>
            <w:r>
              <w:rPr>
                <w:color w:val="000000"/>
              </w:rPr>
              <w:t>(5)</w:t>
            </w:r>
          </w:p>
        </w:tc>
      </w:tr>
    </w:tbl>
    <w:p w14:paraId="204B6E67" w14:textId="77777777" w:rsidR="007C5129" w:rsidRDefault="007C5129">
      <w:pPr>
        <w:pBdr>
          <w:top w:val="nil"/>
          <w:left w:val="nil"/>
          <w:bottom w:val="nil"/>
          <w:right w:val="nil"/>
          <w:between w:val="nil"/>
        </w:pBdr>
        <w:spacing w:line="360" w:lineRule="auto"/>
        <w:ind w:firstLine="709"/>
        <w:rPr>
          <w:color w:val="000000"/>
        </w:rPr>
      </w:pPr>
    </w:p>
    <w:p w14:paraId="08D73538"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w:proofErr w:type="spellStart"/>
      <w:r>
        <w:rPr>
          <w:color w:val="000000"/>
        </w:rPr>
        <w:t>S</w:t>
      </w:r>
      <w:r>
        <w:rPr>
          <w:color w:val="000000"/>
          <w:vertAlign w:val="subscript"/>
        </w:rPr>
        <w:t>zp</w:t>
      </w:r>
      <w:proofErr w:type="spellEnd"/>
      <w:r>
        <w:rPr>
          <w:color w:val="000000"/>
          <w:vertAlign w:val="subscript"/>
        </w:rPr>
        <w:t xml:space="preserve"> </w:t>
      </w:r>
      <w:r>
        <w:rPr>
          <w:color w:val="000000"/>
        </w:rPr>
        <w:t>é o sinal resultante do preenchimento com zeros; W é a matriz de fatores de rotação, do inglês “</w:t>
      </w:r>
      <w:proofErr w:type="spellStart"/>
      <w:r>
        <w:rPr>
          <w:color w:val="000000"/>
        </w:rPr>
        <w:t>twiddle</w:t>
      </w:r>
      <w:proofErr w:type="spellEnd"/>
      <w:r>
        <w:rPr>
          <w:color w:val="000000"/>
        </w:rPr>
        <w:t xml:space="preserve"> </w:t>
      </w:r>
      <w:proofErr w:type="spellStart"/>
      <w:r>
        <w:rPr>
          <w:color w:val="000000"/>
        </w:rPr>
        <w:t>factor</w:t>
      </w:r>
      <w:proofErr w:type="spellEnd"/>
      <w:r>
        <w:rPr>
          <w:color w:val="000000"/>
        </w:rPr>
        <w:t xml:space="preserve"> </w:t>
      </w:r>
      <w:proofErr w:type="spellStart"/>
      <w:r>
        <w:rPr>
          <w:color w:val="000000"/>
        </w:rPr>
        <w:t>matrix</w:t>
      </w:r>
      <w:proofErr w:type="spellEnd"/>
      <w:r>
        <w:rPr>
          <w:color w:val="000000"/>
        </w:rPr>
        <w:t xml:space="preserve">”; e </w:t>
      </w:r>
      <m:oMath>
        <m:r>
          <w:rPr>
            <w:rFonts w:ascii="Cambria Math" w:hAnsi="Cambria Math"/>
          </w:rPr>
          <m:t>Ω</m:t>
        </m:r>
      </m:oMath>
      <w:r>
        <w:rPr>
          <w:color w:val="000000"/>
        </w:rPr>
        <w:t xml:space="preserve"> é a matriz contendo os coeficientes discretos de Fourier resultantes.</w:t>
      </w:r>
    </w:p>
    <w:p w14:paraId="432169FA" w14:textId="77777777" w:rsidR="007C5129" w:rsidRDefault="007C5129">
      <w:pPr>
        <w:pBdr>
          <w:top w:val="nil"/>
          <w:left w:val="nil"/>
          <w:bottom w:val="nil"/>
          <w:right w:val="nil"/>
          <w:between w:val="nil"/>
        </w:pBdr>
        <w:spacing w:line="360" w:lineRule="auto"/>
        <w:ind w:firstLine="709"/>
        <w:rPr>
          <w:color w:val="000000"/>
        </w:rPr>
      </w:pPr>
    </w:p>
    <w:p w14:paraId="73EB8458" w14:textId="77777777" w:rsidR="007C5129" w:rsidRDefault="00000000">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p w14:paraId="2D410CB8" w14:textId="77777777" w:rsidR="007C5129" w:rsidRDefault="007C5129">
      <w:pPr>
        <w:pBdr>
          <w:top w:val="nil"/>
          <w:left w:val="nil"/>
          <w:bottom w:val="nil"/>
          <w:right w:val="nil"/>
          <w:between w:val="nil"/>
        </w:pBdr>
        <w:spacing w:line="360" w:lineRule="auto"/>
        <w:ind w:firstLine="709"/>
        <w:rPr>
          <w:color w:val="000000"/>
        </w:rPr>
      </w:pP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F81D89A" w14:textId="77777777">
        <w:tc>
          <w:tcPr>
            <w:tcW w:w="1255" w:type="dxa"/>
          </w:tcPr>
          <w:p w14:paraId="3391C649" w14:textId="77777777" w:rsidR="007C5129" w:rsidRDefault="007C5129">
            <w:pPr>
              <w:pBdr>
                <w:top w:val="nil"/>
                <w:left w:val="nil"/>
                <w:bottom w:val="nil"/>
                <w:right w:val="nil"/>
                <w:between w:val="nil"/>
              </w:pBdr>
              <w:spacing w:line="360" w:lineRule="auto"/>
              <w:rPr>
                <w:color w:val="000000"/>
              </w:rPr>
            </w:pPr>
          </w:p>
        </w:tc>
        <w:tc>
          <w:tcPr>
            <w:tcW w:w="6840" w:type="dxa"/>
          </w:tcPr>
          <w:p w14:paraId="7A70B762"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513814C6" w14:textId="77777777" w:rsidR="007C5129" w:rsidRDefault="00000000">
            <w:pPr>
              <w:pBdr>
                <w:top w:val="nil"/>
                <w:left w:val="nil"/>
                <w:bottom w:val="nil"/>
                <w:right w:val="nil"/>
                <w:between w:val="nil"/>
              </w:pBdr>
              <w:spacing w:after="200"/>
              <w:rPr>
                <w:color w:val="000000"/>
              </w:rPr>
            </w:pPr>
            <w:bookmarkStart w:id="26" w:name="_26in1rg" w:colFirst="0" w:colLast="0"/>
            <w:bookmarkEnd w:id="26"/>
            <w:r>
              <w:rPr>
                <w:color w:val="000000"/>
              </w:rPr>
              <w:t>(6)</w:t>
            </w:r>
          </w:p>
        </w:tc>
      </w:tr>
    </w:tbl>
    <w:p w14:paraId="635F82A1" w14:textId="77777777" w:rsidR="007C5129" w:rsidRDefault="007C5129">
      <w:pPr>
        <w:pBdr>
          <w:top w:val="nil"/>
          <w:left w:val="nil"/>
          <w:bottom w:val="nil"/>
          <w:right w:val="nil"/>
          <w:between w:val="nil"/>
        </w:pBdr>
        <w:spacing w:line="360" w:lineRule="auto"/>
        <w:ind w:firstLine="709"/>
        <w:rPr>
          <w:color w:val="000000"/>
        </w:rPr>
      </w:pPr>
    </w:p>
    <w:p w14:paraId="62234FE6"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w:t>
      </w:r>
      <w:proofErr w:type="spellStart"/>
      <w:r>
        <w:rPr>
          <w:color w:val="000000"/>
        </w:rPr>
        <w:t>ultante</w:t>
      </w:r>
      <w:proofErr w:type="spellEnd"/>
      <w:r>
        <w:rPr>
          <w:color w:val="000000"/>
        </w:rPr>
        <w:t>, conforme a Figura 7:</w:t>
      </w:r>
    </w:p>
    <w:p w14:paraId="7FBD1C98" w14:textId="77777777" w:rsidR="007C5129" w:rsidRDefault="00000000">
      <w:pPr>
        <w:keepNext/>
        <w:pBdr>
          <w:top w:val="nil"/>
          <w:left w:val="nil"/>
          <w:bottom w:val="nil"/>
          <w:right w:val="nil"/>
          <w:between w:val="nil"/>
        </w:pBdr>
        <w:spacing w:line="360" w:lineRule="auto"/>
        <w:ind w:left="-720" w:firstLine="709"/>
        <w:jc w:val="center"/>
        <w:rPr>
          <w:color w:val="000000"/>
        </w:rPr>
      </w:pPr>
      <w:r>
        <w:rPr>
          <w:noProof/>
          <w:color w:val="000000"/>
        </w:rPr>
        <w:drawing>
          <wp:inline distT="0" distB="0" distL="0" distR="0" wp14:anchorId="18F2EBEB" wp14:editId="3A515636">
            <wp:extent cx="5673678" cy="20828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7464" r="4599"/>
                    <a:stretch>
                      <a:fillRect/>
                    </a:stretch>
                  </pic:blipFill>
                  <pic:spPr>
                    <a:xfrm>
                      <a:off x="0" y="0"/>
                      <a:ext cx="5673678" cy="2082838"/>
                    </a:xfrm>
                    <a:prstGeom prst="rect">
                      <a:avLst/>
                    </a:prstGeom>
                    <a:ln/>
                  </pic:spPr>
                </pic:pic>
              </a:graphicData>
            </a:graphic>
          </wp:inline>
        </w:drawing>
      </w:r>
    </w:p>
    <w:p w14:paraId="14FEDE98" w14:textId="77777777" w:rsidR="007C5129" w:rsidRDefault="00000000">
      <w:pPr>
        <w:pBdr>
          <w:top w:val="nil"/>
          <w:left w:val="nil"/>
          <w:bottom w:val="nil"/>
          <w:right w:val="nil"/>
          <w:between w:val="nil"/>
        </w:pBdr>
        <w:spacing w:after="200" w:line="240" w:lineRule="auto"/>
        <w:jc w:val="left"/>
        <w:rPr>
          <w:color w:val="000000"/>
        </w:rPr>
      </w:pPr>
      <w:bookmarkStart w:id="27" w:name="_lnxbz9" w:colFirst="0" w:colLast="0"/>
      <w:bookmarkEnd w:id="27"/>
      <w:r>
        <w:rPr>
          <w:color w:val="000000"/>
        </w:rPr>
        <w:t xml:space="preserve">Figura 7. Espectrograma de potências resultante para o sinal do exemplo, segmentado em </w:t>
      </w:r>
      <w:proofErr w:type="gramStart"/>
      <w:r>
        <w:rPr>
          <w:color w:val="000000"/>
        </w:rPr>
        <w:t>T(</w:t>
      </w:r>
      <w:proofErr w:type="gramEnd"/>
      <w:r>
        <w:rPr>
          <w:color w:val="000000"/>
        </w:rPr>
        <w:t>5) segmentos</w:t>
      </w:r>
      <w:r>
        <w:rPr>
          <w:color w:val="000000"/>
        </w:rPr>
        <w:br/>
        <w:t>Fonte: Dados originais da pesquisa</w:t>
      </w:r>
    </w:p>
    <w:p w14:paraId="10AE2BF0" w14:textId="77777777" w:rsidR="007C5129" w:rsidRDefault="007C5129">
      <w:pPr>
        <w:pBdr>
          <w:top w:val="nil"/>
          <w:left w:val="nil"/>
          <w:bottom w:val="nil"/>
          <w:right w:val="nil"/>
          <w:between w:val="nil"/>
        </w:pBdr>
        <w:spacing w:line="360" w:lineRule="auto"/>
        <w:ind w:firstLine="709"/>
        <w:rPr>
          <w:color w:val="000000"/>
        </w:rPr>
      </w:pPr>
    </w:p>
    <w:p w14:paraId="04D84AF1" w14:textId="77777777" w:rsidR="007C5129" w:rsidRDefault="00000000">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p w14:paraId="78BFAE3A" w14:textId="77777777" w:rsidR="007C5129" w:rsidRDefault="007C5129">
      <w:pPr>
        <w:pBdr>
          <w:top w:val="nil"/>
          <w:left w:val="nil"/>
          <w:bottom w:val="nil"/>
          <w:right w:val="nil"/>
          <w:between w:val="nil"/>
        </w:pBdr>
        <w:spacing w:line="360" w:lineRule="auto"/>
        <w:ind w:firstLine="709"/>
        <w:rPr>
          <w:color w:val="000000"/>
        </w:rPr>
      </w:pP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16972474" w14:textId="77777777">
        <w:tc>
          <w:tcPr>
            <w:tcW w:w="1255" w:type="dxa"/>
          </w:tcPr>
          <w:p w14:paraId="6C8BED7D" w14:textId="77777777" w:rsidR="007C5129" w:rsidRDefault="007C5129">
            <w:pPr>
              <w:pBdr>
                <w:top w:val="nil"/>
                <w:left w:val="nil"/>
                <w:bottom w:val="nil"/>
                <w:right w:val="nil"/>
                <w:between w:val="nil"/>
              </w:pBdr>
              <w:spacing w:line="360" w:lineRule="auto"/>
              <w:rPr>
                <w:color w:val="000000"/>
              </w:rPr>
            </w:pPr>
          </w:p>
        </w:tc>
        <w:tc>
          <w:tcPr>
            <w:tcW w:w="6840" w:type="dxa"/>
          </w:tcPr>
          <w:p w14:paraId="4F22CF84"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eastAsia="Cambria Math" w:hAnsi="Cambria Math" w:cs="Cambria Math"/>
                    <w:color w:val="000000"/>
                  </w:rPr>
                  <m:t xml:space="preserve">   </m:t>
                </m:r>
              </m:oMath>
            </m:oMathPara>
          </w:p>
        </w:tc>
        <w:tc>
          <w:tcPr>
            <w:tcW w:w="965" w:type="dxa"/>
            <w:vAlign w:val="center"/>
          </w:tcPr>
          <w:p w14:paraId="057FE594" w14:textId="77777777" w:rsidR="007C5129" w:rsidRDefault="00000000">
            <w:pPr>
              <w:pBdr>
                <w:top w:val="nil"/>
                <w:left w:val="nil"/>
                <w:bottom w:val="nil"/>
                <w:right w:val="nil"/>
                <w:between w:val="nil"/>
              </w:pBdr>
              <w:spacing w:after="200"/>
              <w:rPr>
                <w:color w:val="000000"/>
              </w:rPr>
            </w:pPr>
            <w:bookmarkStart w:id="28" w:name="_35nkun2" w:colFirst="0" w:colLast="0"/>
            <w:bookmarkEnd w:id="28"/>
            <w:r>
              <w:rPr>
                <w:color w:val="000000"/>
              </w:rPr>
              <w:t>(7)</w:t>
            </w:r>
          </w:p>
        </w:tc>
      </w:tr>
    </w:tbl>
    <w:p w14:paraId="3F5E26C5" w14:textId="77777777" w:rsidR="007C5129" w:rsidRDefault="007C5129">
      <w:pPr>
        <w:pBdr>
          <w:top w:val="nil"/>
          <w:left w:val="nil"/>
          <w:bottom w:val="nil"/>
          <w:right w:val="nil"/>
          <w:between w:val="nil"/>
        </w:pBdr>
        <w:spacing w:line="360" w:lineRule="auto"/>
        <w:ind w:firstLine="709"/>
        <w:rPr>
          <w:color w:val="000000"/>
        </w:rPr>
      </w:pPr>
    </w:p>
    <w:p w14:paraId="1A0228FD" w14:textId="77777777" w:rsidR="007C5129" w:rsidRDefault="00000000">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5FEB2815" w14:textId="77777777" w:rsidR="007C5129" w:rsidRDefault="007C5129">
      <w:pPr>
        <w:pBdr>
          <w:top w:val="nil"/>
          <w:left w:val="nil"/>
          <w:bottom w:val="nil"/>
          <w:right w:val="nil"/>
          <w:between w:val="nil"/>
        </w:pBdr>
        <w:spacing w:line="360" w:lineRule="auto"/>
        <w:ind w:firstLine="709"/>
        <w:rPr>
          <w:color w:val="000000"/>
        </w:rPr>
      </w:pPr>
    </w:p>
    <w:p w14:paraId="5B6D93FB" w14:textId="77777777" w:rsidR="007C5129" w:rsidRDefault="00000000">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p w14:paraId="15D2E2AC" w14:textId="77777777" w:rsidR="007C5129" w:rsidRDefault="007C5129">
      <w:pPr>
        <w:pBdr>
          <w:top w:val="nil"/>
          <w:left w:val="nil"/>
          <w:bottom w:val="nil"/>
          <w:right w:val="nil"/>
          <w:between w:val="nil"/>
        </w:pBdr>
        <w:spacing w:line="360" w:lineRule="auto"/>
        <w:ind w:firstLine="709"/>
        <w:rPr>
          <w:color w:val="000000"/>
        </w:rPr>
      </w:pP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3784247A" w14:textId="77777777">
        <w:tc>
          <w:tcPr>
            <w:tcW w:w="1255" w:type="dxa"/>
          </w:tcPr>
          <w:p w14:paraId="564E95D5" w14:textId="77777777" w:rsidR="007C5129" w:rsidRDefault="007C5129">
            <w:pPr>
              <w:pBdr>
                <w:top w:val="nil"/>
                <w:left w:val="nil"/>
                <w:bottom w:val="nil"/>
                <w:right w:val="nil"/>
                <w:between w:val="nil"/>
              </w:pBdr>
              <w:spacing w:line="360" w:lineRule="auto"/>
              <w:rPr>
                <w:color w:val="000000"/>
              </w:rPr>
            </w:pPr>
          </w:p>
        </w:tc>
        <w:tc>
          <w:tcPr>
            <w:tcW w:w="6840" w:type="dxa"/>
          </w:tcPr>
          <w:p w14:paraId="1FD6F2CF" w14:textId="77777777" w:rsidR="007C5129"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142DAE4B" w14:textId="77777777" w:rsidR="007C5129" w:rsidRDefault="00000000">
            <w:pPr>
              <w:pBdr>
                <w:top w:val="nil"/>
                <w:left w:val="nil"/>
                <w:bottom w:val="nil"/>
                <w:right w:val="nil"/>
                <w:between w:val="nil"/>
              </w:pBdr>
              <w:spacing w:after="200"/>
              <w:rPr>
                <w:color w:val="000000"/>
              </w:rPr>
            </w:pPr>
            <w:bookmarkStart w:id="29" w:name="_1ksv4uv" w:colFirst="0" w:colLast="0"/>
            <w:bookmarkEnd w:id="29"/>
            <w:r>
              <w:rPr>
                <w:color w:val="000000"/>
              </w:rPr>
              <w:t>(8)</w:t>
            </w:r>
          </w:p>
        </w:tc>
      </w:tr>
    </w:tbl>
    <w:p w14:paraId="63781CC2" w14:textId="77777777" w:rsidR="007C5129" w:rsidRDefault="007C5129">
      <w:pPr>
        <w:pBdr>
          <w:top w:val="nil"/>
          <w:left w:val="nil"/>
          <w:bottom w:val="nil"/>
          <w:right w:val="nil"/>
          <w:between w:val="nil"/>
        </w:pBdr>
        <w:spacing w:line="360" w:lineRule="auto"/>
        <w:ind w:firstLine="709"/>
        <w:rPr>
          <w:color w:val="000000"/>
        </w:rPr>
      </w:pPr>
    </w:p>
    <w:p w14:paraId="11F42069"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w:t>
      </w:r>
      <w:proofErr w:type="spellStart"/>
      <w:r>
        <w:rPr>
          <w:color w:val="000000"/>
        </w:rPr>
        <w:t>sional</w:t>
      </w:r>
      <w:proofErr w:type="spellEnd"/>
      <w:r>
        <w:rPr>
          <w:color w:val="000000"/>
        </w:rPr>
        <w:t>).</w:t>
      </w:r>
    </w:p>
    <w:p w14:paraId="5D8C1F21"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w:t>
      </w:r>
      <w:proofErr w:type="spellStart"/>
      <w:r>
        <w:rPr>
          <w:color w:val="000000"/>
        </w:rPr>
        <w:t>Kemalkar</w:t>
      </w:r>
      <w:proofErr w:type="spellEnd"/>
      <w:r>
        <w:rPr>
          <w:color w:val="000000"/>
        </w:rPr>
        <w:t xml:space="preserve"> e </w:t>
      </w:r>
      <w:proofErr w:type="spellStart"/>
      <w:r>
        <w:rPr>
          <w:color w:val="000000"/>
        </w:rPr>
        <w:t>Bairagi</w:t>
      </w:r>
      <w:proofErr w:type="spellEnd"/>
      <w:r>
        <w:rPr>
          <w:color w:val="000000"/>
        </w:rPr>
        <w:t xml:space="preserve"> (2016).</w:t>
      </w:r>
    </w:p>
    <w:p w14:paraId="63931DA9" w14:textId="77777777" w:rsidR="007C5129" w:rsidRDefault="007C5129">
      <w:pPr>
        <w:pBdr>
          <w:top w:val="nil"/>
          <w:left w:val="nil"/>
          <w:bottom w:val="nil"/>
          <w:right w:val="nil"/>
          <w:between w:val="nil"/>
        </w:pBdr>
        <w:spacing w:line="360" w:lineRule="auto"/>
        <w:ind w:firstLine="709"/>
        <w:rPr>
          <w:color w:val="000000"/>
        </w:rPr>
      </w:pPr>
    </w:p>
    <w:p w14:paraId="1DE5D315" w14:textId="77777777" w:rsidR="007C5129" w:rsidRDefault="00000000">
      <w:pPr>
        <w:ind w:firstLine="708"/>
        <w:rPr>
          <w:b/>
        </w:rPr>
      </w:pPr>
      <w:r>
        <w:rPr>
          <w:b/>
          <w:color w:val="333333"/>
          <w:highlight w:val="white"/>
        </w:rPr>
        <w:t xml:space="preserve">Processamento – Rede Neural </w:t>
      </w:r>
      <w:proofErr w:type="spellStart"/>
      <w:r>
        <w:rPr>
          <w:b/>
          <w:color w:val="333333"/>
          <w:highlight w:val="white"/>
        </w:rPr>
        <w:t>Convolucional</w:t>
      </w:r>
      <w:proofErr w:type="spellEnd"/>
    </w:p>
    <w:p w14:paraId="14DF9BAE" w14:textId="77777777" w:rsidR="007C5129" w:rsidRDefault="007C5129">
      <w:pPr>
        <w:pBdr>
          <w:top w:val="nil"/>
          <w:left w:val="nil"/>
          <w:bottom w:val="nil"/>
          <w:right w:val="nil"/>
          <w:between w:val="nil"/>
        </w:pBdr>
        <w:spacing w:line="360" w:lineRule="auto"/>
        <w:ind w:firstLine="709"/>
        <w:rPr>
          <w:color w:val="000000"/>
        </w:rPr>
      </w:pPr>
    </w:p>
    <w:p w14:paraId="61642DE3"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A utilização de redes neurais </w:t>
      </w:r>
      <w:proofErr w:type="spellStart"/>
      <w:r>
        <w:rPr>
          <w:color w:val="000000"/>
        </w:rPr>
        <w:t>convolucionais</w:t>
      </w:r>
      <w:proofErr w:type="spellEnd"/>
      <w:r>
        <w:rPr>
          <w:color w:val="000000"/>
        </w:rPr>
        <w:t>, do inglês “</w:t>
      </w:r>
      <w:proofErr w:type="spellStart"/>
      <w:r>
        <w:rPr>
          <w:color w:val="000000"/>
        </w:rPr>
        <w:t>Convolutional</w:t>
      </w:r>
      <w:proofErr w:type="spellEnd"/>
      <w:r>
        <w:rPr>
          <w:color w:val="000000"/>
        </w:rPr>
        <w:t xml:space="preserve"> Neural Network” [CNN] é reconhecidamente um método efetivo para abordagens de processamento e classificação de sinais sonoros ambientais (J. Salamon, J. P. </w:t>
      </w:r>
      <w:proofErr w:type="spellStart"/>
      <w:r>
        <w:rPr>
          <w:color w:val="000000"/>
        </w:rPr>
        <w:t>Bello</w:t>
      </w:r>
      <w:proofErr w:type="spellEnd"/>
      <w:r>
        <w:rPr>
          <w:color w:val="000000"/>
        </w:rPr>
        <w:t>, 2016), à exemplo do que é fornecido pelo banco de sons UrbanSound8k utilizado no trabalho aqui apresentado.</w:t>
      </w:r>
    </w:p>
    <w:p w14:paraId="5B4148D6"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w:t>
      </w:r>
      <w:proofErr w:type="spellStart"/>
      <w:r>
        <w:rPr>
          <w:color w:val="000000"/>
        </w:rPr>
        <w:t>Piczak</w:t>
      </w:r>
      <w:proofErr w:type="spellEnd"/>
      <w:r>
        <w:rPr>
          <w:color w:val="000000"/>
        </w:rPr>
        <w:t xml:space="preserve"> (2015) em um trabalho similar, apresentando resultados de boa performance. </w:t>
      </w:r>
    </w:p>
    <w:p w14:paraId="72941EBE" w14:textId="77777777" w:rsidR="007C5129" w:rsidRDefault="00000000">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w:t>
      </w:r>
      <w:proofErr w:type="spellStart"/>
      <w:r>
        <w:rPr>
          <w:color w:val="000000"/>
        </w:rPr>
        <w:t>pooling</w:t>
      </w:r>
      <w:proofErr w:type="spellEnd"/>
      <w:r>
        <w:rPr>
          <w:color w:val="000000"/>
        </w:rPr>
        <w:t xml:space="preserve">”. A parte </w:t>
      </w:r>
      <w:proofErr w:type="spellStart"/>
      <w:r>
        <w:rPr>
          <w:color w:val="000000"/>
        </w:rPr>
        <w:t>convolucional</w:t>
      </w:r>
      <w:proofErr w:type="spellEnd"/>
      <w:r>
        <w:rPr>
          <w:color w:val="000000"/>
        </w:rPr>
        <w:t xml:space="preserve"> contém um kernel de dimensão 3x3 e 80 filtros ou “</w:t>
      </w:r>
      <w:proofErr w:type="spellStart"/>
      <w:r>
        <w:rPr>
          <w:color w:val="000000"/>
        </w:rPr>
        <w:t>feature</w:t>
      </w:r>
      <w:proofErr w:type="spellEnd"/>
      <w:r>
        <w:rPr>
          <w:color w:val="000000"/>
        </w:rPr>
        <w:t xml:space="preserve"> </w:t>
      </w:r>
      <w:proofErr w:type="spellStart"/>
      <w:r>
        <w:rPr>
          <w:color w:val="000000"/>
        </w:rPr>
        <w:t>maps</w:t>
      </w:r>
      <w:proofErr w:type="spellEnd"/>
      <w:r>
        <w:rPr>
          <w:color w:val="000000"/>
        </w:rPr>
        <w:t>”, enquanto o “</w:t>
      </w:r>
      <w:proofErr w:type="spellStart"/>
      <w:r>
        <w:rPr>
          <w:color w:val="000000"/>
        </w:rPr>
        <w:t>pooling</w:t>
      </w:r>
      <w:proofErr w:type="spellEnd"/>
      <w:r>
        <w:rPr>
          <w:color w:val="000000"/>
        </w:rPr>
        <w:t>” é feito por meio de um kernel de dimensão 2x2 que captura o máximo valor, técnica mais conhecida pelo seu termo inglês “MaxPooling2D”. Com a aplicação do “</w:t>
      </w:r>
      <w:proofErr w:type="spellStart"/>
      <w:r>
        <w:rPr>
          <w:color w:val="000000"/>
        </w:rPr>
        <w:t>pooling</w:t>
      </w:r>
      <w:proofErr w:type="spellEnd"/>
      <w:r>
        <w:rPr>
          <w:color w:val="000000"/>
        </w:rPr>
        <w:t xml:space="preserve">” espera-se uma melhora da </w:t>
      </w:r>
      <w:r>
        <w:rPr>
          <w:color w:val="000000"/>
        </w:rPr>
        <w:lastRenderedPageBreak/>
        <w:t>resposta do algoritmo a translações e pequenas variações nos dados de entrada (</w:t>
      </w:r>
      <w:proofErr w:type="spellStart"/>
      <w:r>
        <w:rPr>
          <w:color w:val="000000"/>
        </w:rPr>
        <w:t>Piczak</w:t>
      </w:r>
      <w:proofErr w:type="spellEnd"/>
      <w:r>
        <w:rPr>
          <w:color w:val="000000"/>
        </w:rPr>
        <w:t>, 2015).</w:t>
      </w:r>
    </w:p>
    <w:p w14:paraId="376C5988" w14:textId="77777777" w:rsidR="007C5129" w:rsidRDefault="00000000">
      <w:pPr>
        <w:pBdr>
          <w:top w:val="nil"/>
          <w:left w:val="nil"/>
          <w:bottom w:val="nil"/>
          <w:right w:val="nil"/>
          <w:between w:val="nil"/>
        </w:pBdr>
        <w:spacing w:line="360" w:lineRule="auto"/>
        <w:ind w:firstLine="709"/>
        <w:rPr>
          <w:color w:val="000000"/>
        </w:rPr>
      </w:pPr>
      <w:r>
        <w:rPr>
          <w:color w:val="000000"/>
        </w:rPr>
        <w:t>Após cada uma das camadas de convolução e “</w:t>
      </w:r>
      <w:proofErr w:type="spellStart"/>
      <w:r>
        <w:rPr>
          <w:color w:val="000000"/>
        </w:rPr>
        <w:t>pooling</w:t>
      </w:r>
      <w:proofErr w:type="spellEnd"/>
      <w:r>
        <w:rPr>
          <w:color w:val="000000"/>
        </w:rPr>
        <w:t>”, tem-se também um “</w:t>
      </w:r>
      <w:proofErr w:type="spellStart"/>
      <w:r>
        <w:rPr>
          <w:color w:val="000000"/>
        </w:rPr>
        <w:t>dropout</w:t>
      </w:r>
      <w:proofErr w:type="spellEnd"/>
      <w:r>
        <w:rPr>
          <w:color w:val="000000"/>
        </w:rPr>
        <w:t>” de 20%, resultando na remoção de parte dos valores calculados pelas unidades da CNN, com o objetivo de melhorar a capacidade de generalização da rede (</w:t>
      </w:r>
      <w:proofErr w:type="spellStart"/>
      <w:r>
        <w:rPr>
          <w:color w:val="000000"/>
        </w:rPr>
        <w:t>Piczak</w:t>
      </w:r>
      <w:proofErr w:type="spellEnd"/>
      <w:r>
        <w:rPr>
          <w:color w:val="000000"/>
        </w:rPr>
        <w:t>, 2015).</w:t>
      </w:r>
    </w:p>
    <w:p w14:paraId="52B38FA5"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Terminada a parte </w:t>
      </w:r>
      <w:proofErr w:type="spellStart"/>
      <w:r>
        <w:rPr>
          <w:color w:val="000000"/>
        </w:rPr>
        <w:t>convolucional</w:t>
      </w:r>
      <w:proofErr w:type="spellEnd"/>
      <w:r>
        <w:rPr>
          <w:color w:val="000000"/>
        </w:rPr>
        <w:t xml:space="preserve"> e de manipulação dos dados ainda em forma bidimensional, a matriz resultante passa novamente por uma camada de “</w:t>
      </w:r>
      <w:proofErr w:type="spellStart"/>
      <w:r>
        <w:rPr>
          <w:color w:val="000000"/>
        </w:rPr>
        <w:t>pooling</w:t>
      </w:r>
      <w:proofErr w:type="spellEnd"/>
      <w:r>
        <w:rPr>
          <w:color w:val="000000"/>
        </w:rPr>
        <w:t xml:space="preserve">”, porém agora com o intuito de planificar os dados ali contidos, isso é, transformar a matriz bidimensional em um arranjo linear. </w:t>
      </w:r>
    </w:p>
    <w:p w14:paraId="4D9A9398"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Por fim, o arranjo linear obtido na etapa anterior será fornecido como entrada a uma rede neural composta por duas camadas planas ou “flat </w:t>
      </w:r>
      <w:proofErr w:type="spellStart"/>
      <w:r>
        <w:rPr>
          <w:color w:val="000000"/>
        </w:rPr>
        <w:t>layers</w:t>
      </w:r>
      <w:proofErr w:type="spellEnd"/>
      <w:r>
        <w:rPr>
          <w:color w:val="000000"/>
        </w:rPr>
        <w:t xml:space="preserve">” totalmente interconectados. A primeira camada possui 512 </w:t>
      </w:r>
      <w:proofErr w:type="spellStart"/>
      <w:r>
        <w:rPr>
          <w:color w:val="000000"/>
        </w:rPr>
        <w:t>perceptrons</w:t>
      </w:r>
      <w:proofErr w:type="spellEnd"/>
      <w:r>
        <w:rPr>
          <w:color w:val="000000"/>
        </w:rPr>
        <w:t xml:space="preserve">, enquanto a segunda camada possui apenas 2 </w:t>
      </w:r>
      <w:proofErr w:type="spellStart"/>
      <w:r>
        <w:rPr>
          <w:color w:val="000000"/>
        </w:rPr>
        <w:t>perceptrons</w:t>
      </w:r>
      <w:proofErr w:type="spellEnd"/>
      <w:r>
        <w:rPr>
          <w:color w:val="000000"/>
        </w:rPr>
        <w:t>, responsáveis pela classificação binária nas categorias MC e NMC conforme anteriormente definido.</w:t>
      </w:r>
    </w:p>
    <w:p w14:paraId="3E1D0237" w14:textId="77777777" w:rsidR="007C5129" w:rsidRDefault="00000000">
      <w:pPr>
        <w:pBdr>
          <w:top w:val="nil"/>
          <w:left w:val="nil"/>
          <w:bottom w:val="nil"/>
          <w:right w:val="nil"/>
          <w:between w:val="nil"/>
        </w:pBdr>
        <w:spacing w:line="360" w:lineRule="auto"/>
        <w:ind w:firstLine="709"/>
        <w:rPr>
          <w:color w:val="000000"/>
        </w:rPr>
      </w:pPr>
      <w:r>
        <w:rPr>
          <w:color w:val="000000"/>
        </w:rPr>
        <w:t>A Figura 8 ilustra graficamente toda a descrição textual da CNN acima especificada:</w:t>
      </w:r>
    </w:p>
    <w:p w14:paraId="79EAC335" w14:textId="77777777" w:rsidR="007C5129" w:rsidRDefault="00000000">
      <w:pPr>
        <w:keepNext/>
        <w:pBdr>
          <w:top w:val="nil"/>
          <w:left w:val="nil"/>
          <w:bottom w:val="nil"/>
          <w:right w:val="nil"/>
          <w:between w:val="nil"/>
        </w:pBdr>
        <w:spacing w:line="360" w:lineRule="auto"/>
        <w:ind w:left="-864" w:firstLine="709"/>
        <w:rPr>
          <w:color w:val="000000"/>
        </w:rPr>
      </w:pPr>
      <w:r>
        <w:rPr>
          <w:noProof/>
          <w:color w:val="000000"/>
        </w:rPr>
        <w:drawing>
          <wp:inline distT="0" distB="0" distL="0" distR="0" wp14:anchorId="5D65262A" wp14:editId="0C75FD37">
            <wp:extent cx="5894061" cy="1744174"/>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894061" cy="1744174"/>
                    </a:xfrm>
                    <a:prstGeom prst="rect">
                      <a:avLst/>
                    </a:prstGeom>
                    <a:ln/>
                  </pic:spPr>
                </pic:pic>
              </a:graphicData>
            </a:graphic>
          </wp:inline>
        </w:drawing>
      </w:r>
    </w:p>
    <w:p w14:paraId="3E4FB02E" w14:textId="77777777" w:rsidR="007C5129" w:rsidRDefault="00000000">
      <w:pPr>
        <w:pBdr>
          <w:top w:val="nil"/>
          <w:left w:val="nil"/>
          <w:bottom w:val="nil"/>
          <w:right w:val="nil"/>
          <w:between w:val="nil"/>
        </w:pBdr>
        <w:spacing w:after="200" w:line="240" w:lineRule="auto"/>
        <w:jc w:val="left"/>
        <w:rPr>
          <w:color w:val="000000"/>
        </w:rPr>
      </w:pPr>
      <w:r>
        <w:rPr>
          <w:color w:val="000000"/>
        </w:rPr>
        <w:t>Figura 8. Representação simplificada da topologia da CNN utilizada para classificação dos sinais sonoros</w:t>
      </w:r>
      <w:r>
        <w:rPr>
          <w:color w:val="000000"/>
        </w:rPr>
        <w:br/>
        <w:t>Fonte: Dados originais da pesquisa</w:t>
      </w:r>
    </w:p>
    <w:p w14:paraId="1226AC28" w14:textId="77777777" w:rsidR="007C5129" w:rsidRDefault="007C5129">
      <w:pPr>
        <w:pBdr>
          <w:top w:val="nil"/>
          <w:left w:val="nil"/>
          <w:bottom w:val="nil"/>
          <w:right w:val="nil"/>
          <w:between w:val="nil"/>
        </w:pBdr>
        <w:spacing w:line="360" w:lineRule="auto"/>
        <w:ind w:firstLine="709"/>
        <w:rPr>
          <w:color w:val="000000"/>
        </w:rPr>
      </w:pPr>
    </w:p>
    <w:p w14:paraId="70A72D08" w14:textId="77777777" w:rsidR="007C5129" w:rsidRDefault="00000000">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58777614" w14:textId="77777777" w:rsidR="007C5129" w:rsidRDefault="007C5129">
      <w:pPr>
        <w:pBdr>
          <w:top w:val="nil"/>
          <w:left w:val="nil"/>
          <w:bottom w:val="nil"/>
          <w:right w:val="nil"/>
          <w:between w:val="nil"/>
        </w:pBdr>
        <w:spacing w:line="360" w:lineRule="auto"/>
        <w:rPr>
          <w:b/>
          <w:color w:val="000000"/>
        </w:rPr>
      </w:pPr>
    </w:p>
    <w:p w14:paraId="79F9C5F0" w14:textId="77777777" w:rsidR="007C5129" w:rsidRDefault="00000000">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w:t>
      </w:r>
      <w:proofErr w:type="spellStart"/>
      <w:r>
        <w:rPr>
          <w:color w:val="000000"/>
        </w:rPr>
        <w:t>Piczak</w:t>
      </w:r>
      <w:proofErr w:type="spellEnd"/>
      <w:r>
        <w:rPr>
          <w:color w:val="000000"/>
        </w:rPr>
        <w:t xml:space="preserve"> (2015), todas as camadas intermediárias possuem como função de ativação o </w:t>
      </w:r>
      <w:proofErr w:type="spellStart"/>
      <w:r>
        <w:rPr>
          <w:color w:val="000000"/>
        </w:rPr>
        <w:t>ReLU</w:t>
      </w:r>
      <w:proofErr w:type="spellEnd"/>
      <w:r>
        <w:rPr>
          <w:color w:val="000000"/>
        </w:rPr>
        <w:t xml:space="preserve"> ou “</w:t>
      </w:r>
      <w:proofErr w:type="spellStart"/>
      <w:r>
        <w:rPr>
          <w:color w:val="000000"/>
        </w:rPr>
        <w:t>Rectified</w:t>
      </w:r>
      <w:proofErr w:type="spellEnd"/>
      <w:r>
        <w:rPr>
          <w:color w:val="000000"/>
        </w:rPr>
        <w:t xml:space="preserve"> Linear Unit”, com exceção da camada final que realiza a classificação binária MC / NMC, a qual é ativada por meio da função de ativação </w:t>
      </w:r>
      <w:proofErr w:type="spellStart"/>
      <w:r>
        <w:rPr>
          <w:color w:val="000000"/>
        </w:rPr>
        <w:t>Softmax</w:t>
      </w:r>
      <w:proofErr w:type="spellEnd"/>
      <w:r>
        <w:rPr>
          <w:color w:val="000000"/>
        </w:rPr>
        <w:t xml:space="preserve">. </w:t>
      </w:r>
    </w:p>
    <w:p w14:paraId="7E2B7EDF" w14:textId="77777777" w:rsidR="007C5129" w:rsidRDefault="00000000">
      <w:pPr>
        <w:pBdr>
          <w:top w:val="nil"/>
          <w:left w:val="nil"/>
          <w:bottom w:val="nil"/>
          <w:right w:val="nil"/>
          <w:between w:val="nil"/>
        </w:pBdr>
        <w:spacing w:line="360" w:lineRule="auto"/>
        <w:rPr>
          <w:color w:val="000000"/>
        </w:rPr>
      </w:pPr>
      <w:r>
        <w:rPr>
          <w:color w:val="000000"/>
        </w:rPr>
        <w:tab/>
        <w:t xml:space="preserve">O trabalho executado em Zhang e </w:t>
      </w:r>
      <w:proofErr w:type="spellStart"/>
      <w:r>
        <w:rPr>
          <w:color w:val="000000"/>
        </w:rPr>
        <w:t>Zou</w:t>
      </w:r>
      <w:proofErr w:type="spellEnd"/>
      <w:r>
        <w:rPr>
          <w:color w:val="000000"/>
        </w:rPr>
        <w:t xml:space="preserve"> (2017) propõe uma alternativa ao uso do </w:t>
      </w:r>
      <w:proofErr w:type="spellStart"/>
      <w:r>
        <w:rPr>
          <w:color w:val="000000"/>
        </w:rPr>
        <w:t>ReLU</w:t>
      </w:r>
      <w:proofErr w:type="spellEnd"/>
      <w:r>
        <w:rPr>
          <w:color w:val="000000"/>
        </w:rPr>
        <w:t xml:space="preserve"> nas camadas intermediárias, com sua substituição pela função de ativação </w:t>
      </w:r>
      <w:proofErr w:type="spellStart"/>
      <w:r>
        <w:rPr>
          <w:color w:val="000000"/>
        </w:rPr>
        <w:t>LeakyReLU</w:t>
      </w:r>
      <w:proofErr w:type="spellEnd"/>
      <w:r>
        <w:rPr>
          <w:color w:val="000000"/>
        </w:rPr>
        <w:t xml:space="preserve">, evitando a perda de 50% da informação (quadrante esquerdo ou negativo) que ocorre quando </w:t>
      </w:r>
      <w:r>
        <w:rPr>
          <w:color w:val="000000"/>
        </w:rPr>
        <w:lastRenderedPageBreak/>
        <w:t xml:space="preserve">utilizamos apenas a função </w:t>
      </w:r>
      <w:proofErr w:type="spellStart"/>
      <w:r>
        <w:rPr>
          <w:color w:val="000000"/>
        </w:rPr>
        <w:t>ReLU</w:t>
      </w:r>
      <w:proofErr w:type="spellEnd"/>
      <w:r>
        <w:rPr>
          <w:color w:val="000000"/>
        </w:rPr>
        <w:t>, devido à nulidade de ativação nessa região, conforme a Figura 9 demonstra:</w:t>
      </w:r>
    </w:p>
    <w:p w14:paraId="65AF266C" w14:textId="77777777" w:rsidR="007C5129" w:rsidRDefault="00000000">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257FE64C" wp14:editId="36B2B7BE">
            <wp:extent cx="4706814" cy="1601459"/>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06814" cy="1601459"/>
                    </a:xfrm>
                    <a:prstGeom prst="rect">
                      <a:avLst/>
                    </a:prstGeom>
                    <a:ln/>
                  </pic:spPr>
                </pic:pic>
              </a:graphicData>
            </a:graphic>
          </wp:inline>
        </w:drawing>
      </w:r>
    </w:p>
    <w:p w14:paraId="0B61EF5B" w14:textId="77777777" w:rsidR="007C5129" w:rsidRDefault="00000000">
      <w:pPr>
        <w:pBdr>
          <w:top w:val="nil"/>
          <w:left w:val="nil"/>
          <w:bottom w:val="nil"/>
          <w:right w:val="nil"/>
          <w:between w:val="nil"/>
        </w:pBdr>
        <w:spacing w:after="200" w:line="240" w:lineRule="auto"/>
        <w:jc w:val="left"/>
        <w:rPr>
          <w:color w:val="000000"/>
        </w:rPr>
      </w:pPr>
      <w:r>
        <w:rPr>
          <w:color w:val="000000"/>
        </w:rPr>
        <w:t xml:space="preserve">Figura 9. Comparativo gráfico das funções </w:t>
      </w:r>
      <w:proofErr w:type="spellStart"/>
      <w:r>
        <w:rPr>
          <w:color w:val="000000"/>
        </w:rPr>
        <w:t>ReLU</w:t>
      </w:r>
      <w:proofErr w:type="spellEnd"/>
      <w:r>
        <w:rPr>
          <w:color w:val="000000"/>
        </w:rPr>
        <w:t xml:space="preserve"> e </w:t>
      </w:r>
      <w:proofErr w:type="spellStart"/>
      <w:r>
        <w:rPr>
          <w:color w:val="000000"/>
        </w:rPr>
        <w:t>LeakyReLU</w:t>
      </w:r>
      <w:proofErr w:type="spellEnd"/>
      <w:r>
        <w:rPr>
          <w:color w:val="000000"/>
        </w:rPr>
        <w:br/>
        <w:t>Fonte: Dados originais da pesquisa</w:t>
      </w:r>
    </w:p>
    <w:p w14:paraId="47281BAC" w14:textId="77777777" w:rsidR="007C5129" w:rsidRDefault="00000000">
      <w:pPr>
        <w:pBdr>
          <w:top w:val="nil"/>
          <w:left w:val="nil"/>
          <w:bottom w:val="nil"/>
          <w:right w:val="nil"/>
          <w:between w:val="nil"/>
        </w:pBdr>
        <w:spacing w:line="360" w:lineRule="auto"/>
        <w:ind w:firstLine="709"/>
        <w:rPr>
          <w:color w:val="000000"/>
        </w:rPr>
      </w:pPr>
      <w:r>
        <w:rPr>
          <w:color w:val="000000"/>
        </w:rPr>
        <w:t xml:space="preserve">A função de ativação </w:t>
      </w:r>
      <w:proofErr w:type="spellStart"/>
      <w:r>
        <w:rPr>
          <w:color w:val="000000"/>
        </w:rPr>
        <w:t>LeakyReLU</w:t>
      </w:r>
      <w:proofErr w:type="spellEnd"/>
      <w:r>
        <w:rPr>
          <w:color w:val="000000"/>
        </w:rPr>
        <w:t xml:space="preserve"> é definida pela </w:t>
      </w:r>
      <w:proofErr w:type="spellStart"/>
      <w:r>
        <w:rPr>
          <w:color w:val="000000"/>
        </w:rPr>
        <w:t>pela</w:t>
      </w:r>
      <w:proofErr w:type="spellEnd"/>
      <w:r>
        <w:rPr>
          <w:color w:val="000000"/>
        </w:rPr>
        <w:t xml:space="preserve"> eq. (9):</w:t>
      </w:r>
    </w:p>
    <w:p w14:paraId="68BA765D" w14:textId="77777777" w:rsidR="007C5129" w:rsidRDefault="007C5129">
      <w:pPr>
        <w:pBdr>
          <w:top w:val="nil"/>
          <w:left w:val="nil"/>
          <w:bottom w:val="nil"/>
          <w:right w:val="nil"/>
          <w:between w:val="nil"/>
        </w:pBdr>
        <w:spacing w:line="360" w:lineRule="auto"/>
        <w:ind w:firstLine="709"/>
        <w:rPr>
          <w:color w:val="000000"/>
        </w:rPr>
      </w:pP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E42AB25" w14:textId="77777777">
        <w:tc>
          <w:tcPr>
            <w:tcW w:w="1255" w:type="dxa"/>
          </w:tcPr>
          <w:p w14:paraId="545BC8AB" w14:textId="77777777" w:rsidR="007C5129" w:rsidRDefault="007C5129">
            <w:pPr>
              <w:pBdr>
                <w:top w:val="nil"/>
                <w:left w:val="nil"/>
                <w:bottom w:val="nil"/>
                <w:right w:val="nil"/>
                <w:between w:val="nil"/>
              </w:pBdr>
              <w:spacing w:line="360" w:lineRule="auto"/>
              <w:rPr>
                <w:color w:val="000000"/>
              </w:rPr>
            </w:pPr>
          </w:p>
        </w:tc>
        <w:tc>
          <w:tcPr>
            <w:tcW w:w="6840" w:type="dxa"/>
          </w:tcPr>
          <w:p w14:paraId="602E1DC3"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{x se x&gt;0 αx se x&lt;0 </m:t>
                </m:r>
              </m:oMath>
            </m:oMathPara>
          </w:p>
        </w:tc>
        <w:tc>
          <w:tcPr>
            <w:tcW w:w="965" w:type="dxa"/>
            <w:vAlign w:val="center"/>
          </w:tcPr>
          <w:p w14:paraId="6438B348" w14:textId="77777777" w:rsidR="007C5129" w:rsidRDefault="00000000">
            <w:pPr>
              <w:pBdr>
                <w:top w:val="nil"/>
                <w:left w:val="nil"/>
                <w:bottom w:val="nil"/>
                <w:right w:val="nil"/>
                <w:between w:val="nil"/>
              </w:pBdr>
              <w:spacing w:after="200"/>
              <w:rPr>
                <w:color w:val="000000"/>
              </w:rPr>
            </w:pPr>
            <w:bookmarkStart w:id="30" w:name="_44sinio" w:colFirst="0" w:colLast="0"/>
            <w:bookmarkEnd w:id="30"/>
            <w:r>
              <w:rPr>
                <w:color w:val="000000"/>
              </w:rPr>
              <w:t>(9)</w:t>
            </w:r>
          </w:p>
        </w:tc>
      </w:tr>
    </w:tbl>
    <w:p w14:paraId="0EAC8A0E" w14:textId="77777777" w:rsidR="007C5129" w:rsidRDefault="007C5129">
      <w:pPr>
        <w:spacing w:line="360" w:lineRule="auto"/>
        <w:ind w:firstLine="709"/>
        <w:rPr>
          <w:color w:val="000000"/>
        </w:rPr>
      </w:pPr>
    </w:p>
    <w:p w14:paraId="0C38E5E0" w14:textId="77777777" w:rsidR="007C5129" w:rsidRDefault="00000000">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7DD76AFC" w14:textId="77777777" w:rsidR="007C5129" w:rsidRDefault="00000000">
      <w:pPr>
        <w:spacing w:line="360" w:lineRule="auto"/>
        <w:ind w:firstLine="709"/>
      </w:pPr>
      <w:r>
        <w:rPr>
          <w:color w:val="000000"/>
        </w:rPr>
        <w:t xml:space="preserve">Tal variação de função de ativação foi explorada no presente trabalho, de modo a verificar se os resultados obtidos em Zhang e </w:t>
      </w:r>
      <w:proofErr w:type="spellStart"/>
      <w:r>
        <w:rPr>
          <w:color w:val="000000"/>
        </w:rPr>
        <w:t>Zou</w:t>
      </w:r>
      <w:proofErr w:type="spellEnd"/>
      <w:r>
        <w:rPr>
          <w:color w:val="000000"/>
        </w:rPr>
        <w:t xml:space="preserve"> (2017) se repetem, com uma melhoria nas métricas de classificação ao adotar-se a função </w:t>
      </w:r>
      <w:proofErr w:type="spellStart"/>
      <w:r>
        <w:rPr>
          <w:color w:val="000000"/>
        </w:rPr>
        <w:t>LeakyReLU</w:t>
      </w:r>
      <w:proofErr w:type="spellEnd"/>
      <w:r>
        <w:rPr>
          <w:color w:val="000000"/>
        </w:rPr>
        <w:t xml:space="preserve"> em detrimento da tradicional </w:t>
      </w:r>
      <w:proofErr w:type="spellStart"/>
      <w:r>
        <w:rPr>
          <w:color w:val="000000"/>
        </w:rPr>
        <w:t>ReLU</w:t>
      </w:r>
      <w:proofErr w:type="spellEnd"/>
      <w:r>
        <w:rPr>
          <w:color w:val="000000"/>
        </w:rPr>
        <w:t xml:space="preserve">, permitindo que maior parte da informação seja processada sem perda e otimizando o aproveitamento entre o que é fornecido como entrada à rede neural e a </w:t>
      </w:r>
      <w:proofErr w:type="spellStart"/>
      <w:r>
        <w:rPr>
          <w:color w:val="000000"/>
        </w:rPr>
        <w:t>esparsidade</w:t>
      </w:r>
      <w:proofErr w:type="spellEnd"/>
      <w:r>
        <w:rPr>
          <w:color w:val="000000"/>
        </w:rPr>
        <w:t xml:space="preserve"> da informação durante o processamento. Para os experimentos executados no presente trabalho fixou-se o parâmetro </w:t>
      </w:r>
      <m:oMath>
        <m:r>
          <w:rPr>
            <w:rFonts w:ascii="Cambria Math" w:hAnsi="Cambria Math"/>
          </w:rPr>
          <m:t>α</m:t>
        </m:r>
      </m:oMath>
      <w:r>
        <w:t xml:space="preserve"> em 0.1 ou 10%.</w:t>
      </w:r>
    </w:p>
    <w:p w14:paraId="4C30309E" w14:textId="77777777" w:rsidR="007C5129" w:rsidRDefault="007C5129">
      <w:pPr>
        <w:spacing w:line="360" w:lineRule="auto"/>
        <w:ind w:firstLine="709"/>
      </w:pPr>
    </w:p>
    <w:p w14:paraId="6FC60CF7" w14:textId="77777777" w:rsidR="007C5129" w:rsidRDefault="00000000">
      <w:pPr>
        <w:spacing w:line="360" w:lineRule="auto"/>
        <w:ind w:firstLine="709"/>
        <w:rPr>
          <w:b/>
        </w:rPr>
      </w:pPr>
      <w:r>
        <w:rPr>
          <w:b/>
        </w:rPr>
        <w:t>Métricas de Performance</w:t>
      </w:r>
    </w:p>
    <w:p w14:paraId="1BEC4B54" w14:textId="77777777" w:rsidR="007C5129" w:rsidRDefault="007C5129">
      <w:pPr>
        <w:spacing w:line="360" w:lineRule="auto"/>
        <w:ind w:firstLine="709"/>
        <w:rPr>
          <w:b/>
        </w:rPr>
      </w:pPr>
    </w:p>
    <w:p w14:paraId="5312A90F" w14:textId="77777777" w:rsidR="007C5129" w:rsidRDefault="00000000">
      <w:pPr>
        <w:spacing w:line="360" w:lineRule="auto"/>
        <w:ind w:firstLine="709"/>
      </w:pPr>
      <w:r>
        <w:t>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10:</w:t>
      </w:r>
    </w:p>
    <w:p w14:paraId="0DEC9299" w14:textId="77777777" w:rsidR="007C5129" w:rsidRDefault="00000000">
      <w:pPr>
        <w:keepNext/>
        <w:spacing w:line="360" w:lineRule="auto"/>
        <w:ind w:firstLine="709"/>
        <w:jc w:val="center"/>
      </w:pPr>
      <w:r>
        <w:rPr>
          <w:noProof/>
        </w:rPr>
        <w:lastRenderedPageBreak/>
        <w:drawing>
          <wp:inline distT="0" distB="0" distL="0" distR="0" wp14:anchorId="013FCE77" wp14:editId="07E067ED">
            <wp:extent cx="3256589" cy="1668496"/>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256589" cy="1668496"/>
                    </a:xfrm>
                    <a:prstGeom prst="rect">
                      <a:avLst/>
                    </a:prstGeom>
                    <a:ln/>
                  </pic:spPr>
                </pic:pic>
              </a:graphicData>
            </a:graphic>
          </wp:inline>
        </w:drawing>
      </w:r>
    </w:p>
    <w:p w14:paraId="47C0AB82" w14:textId="77777777" w:rsidR="007C5129" w:rsidRDefault="00000000">
      <w:pPr>
        <w:pBdr>
          <w:top w:val="nil"/>
          <w:left w:val="nil"/>
          <w:bottom w:val="nil"/>
          <w:right w:val="nil"/>
          <w:between w:val="nil"/>
        </w:pBdr>
        <w:spacing w:after="200" w:line="240" w:lineRule="auto"/>
        <w:jc w:val="left"/>
        <w:rPr>
          <w:color w:val="000000"/>
        </w:rPr>
      </w:pPr>
      <w:r>
        <w:rPr>
          <w:color w:val="000000"/>
        </w:rPr>
        <w:t>Figura 10. Matriz de confusão</w:t>
      </w:r>
      <w:r>
        <w:rPr>
          <w:color w:val="000000"/>
        </w:rPr>
        <w:br/>
        <w:t>Fonte: Dados originais da pesquisa</w:t>
      </w:r>
    </w:p>
    <w:p w14:paraId="45806F58" w14:textId="77777777" w:rsidR="007C5129" w:rsidRDefault="007C5129">
      <w:pPr>
        <w:spacing w:line="360" w:lineRule="auto"/>
        <w:ind w:firstLine="709"/>
        <w:jc w:val="left"/>
      </w:pPr>
    </w:p>
    <w:p w14:paraId="6B3C69FE" w14:textId="77777777" w:rsidR="007C5129" w:rsidRDefault="00000000">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7BB2C1D" w14:textId="77777777" w:rsidR="007C5129" w:rsidRDefault="007C5129">
      <w:pPr>
        <w:spacing w:line="360" w:lineRule="auto"/>
        <w:ind w:firstLine="709"/>
      </w:pPr>
    </w:p>
    <w:p w14:paraId="32980B4F" w14:textId="77777777" w:rsidR="007C5129" w:rsidRDefault="00000000">
      <w:pPr>
        <w:pBdr>
          <w:top w:val="nil"/>
          <w:left w:val="nil"/>
          <w:bottom w:val="nil"/>
          <w:right w:val="nil"/>
          <w:between w:val="nil"/>
        </w:pBdr>
        <w:spacing w:line="360" w:lineRule="auto"/>
        <w:ind w:firstLine="709"/>
        <w:rPr>
          <w:color w:val="000000"/>
        </w:rPr>
      </w:pPr>
      <w:r>
        <w:rPr>
          <w:color w:val="000000"/>
        </w:rPr>
        <w:t>A Acurácia, por meio da eq. (10), que é uma métrica generalista e que representa a performance geral do modelo:</w:t>
      </w:r>
    </w:p>
    <w:p w14:paraId="0DF6A713" w14:textId="77777777" w:rsidR="007C5129" w:rsidRDefault="007C5129">
      <w:pPr>
        <w:pBdr>
          <w:top w:val="nil"/>
          <w:left w:val="nil"/>
          <w:bottom w:val="nil"/>
          <w:right w:val="nil"/>
          <w:between w:val="nil"/>
        </w:pBdr>
        <w:spacing w:line="360" w:lineRule="auto"/>
        <w:ind w:firstLine="709"/>
        <w:rPr>
          <w:color w:val="000000"/>
        </w:rPr>
      </w:pP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009B13AB" w14:textId="77777777">
        <w:tc>
          <w:tcPr>
            <w:tcW w:w="1255" w:type="dxa"/>
          </w:tcPr>
          <w:p w14:paraId="4A74416B" w14:textId="77777777" w:rsidR="007C5129" w:rsidRDefault="007C5129">
            <w:pPr>
              <w:pBdr>
                <w:top w:val="nil"/>
                <w:left w:val="nil"/>
                <w:bottom w:val="nil"/>
                <w:right w:val="nil"/>
                <w:between w:val="nil"/>
              </w:pBdr>
              <w:spacing w:line="360" w:lineRule="auto"/>
              <w:rPr>
                <w:color w:val="000000"/>
              </w:rPr>
            </w:pPr>
          </w:p>
        </w:tc>
        <w:tc>
          <w:tcPr>
            <w:tcW w:w="6840" w:type="dxa"/>
          </w:tcPr>
          <w:p w14:paraId="68FE8494"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7311263" w14:textId="77777777" w:rsidR="007C5129" w:rsidRDefault="00000000">
            <w:pPr>
              <w:pBdr>
                <w:top w:val="nil"/>
                <w:left w:val="nil"/>
                <w:bottom w:val="nil"/>
                <w:right w:val="nil"/>
                <w:between w:val="nil"/>
              </w:pBdr>
              <w:spacing w:after="200"/>
              <w:rPr>
                <w:color w:val="000000"/>
              </w:rPr>
            </w:pPr>
            <w:bookmarkStart w:id="31" w:name="_2jxsxqh" w:colFirst="0" w:colLast="0"/>
            <w:bookmarkEnd w:id="31"/>
            <w:r>
              <w:rPr>
                <w:color w:val="000000"/>
              </w:rPr>
              <w:t>(10)</w:t>
            </w:r>
          </w:p>
        </w:tc>
      </w:tr>
    </w:tbl>
    <w:p w14:paraId="584E4755" w14:textId="77777777" w:rsidR="007C5129" w:rsidRDefault="007C5129">
      <w:pPr>
        <w:spacing w:line="360" w:lineRule="auto"/>
        <w:ind w:firstLine="709"/>
      </w:pPr>
    </w:p>
    <w:p w14:paraId="4E137B45" w14:textId="77777777" w:rsidR="007C5129" w:rsidRDefault="00000000">
      <w:pPr>
        <w:pBdr>
          <w:top w:val="nil"/>
          <w:left w:val="nil"/>
          <w:bottom w:val="nil"/>
          <w:right w:val="nil"/>
          <w:between w:val="nil"/>
        </w:pBdr>
        <w:spacing w:line="360" w:lineRule="auto"/>
        <w:ind w:firstLine="709"/>
        <w:rPr>
          <w:color w:val="000000"/>
        </w:rPr>
      </w:pPr>
      <w:r>
        <w:rPr>
          <w:color w:val="000000"/>
        </w:rPr>
        <w:t>A Precisão, por meio da eq. (11), que mede a quantidade de identificações corretas da categoria alvo (no caso, MC) em relação a todas as identificações realizadas para tal categoria:</w:t>
      </w:r>
    </w:p>
    <w:p w14:paraId="5C6CE0E1" w14:textId="77777777" w:rsidR="007C5129" w:rsidRDefault="007C5129">
      <w:pPr>
        <w:pBdr>
          <w:top w:val="nil"/>
          <w:left w:val="nil"/>
          <w:bottom w:val="nil"/>
          <w:right w:val="nil"/>
          <w:between w:val="nil"/>
        </w:pBdr>
        <w:spacing w:line="360" w:lineRule="auto"/>
        <w:ind w:firstLine="709"/>
        <w:rPr>
          <w:color w:val="000000"/>
        </w:rPr>
      </w:pP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6A7862F9" w14:textId="77777777">
        <w:tc>
          <w:tcPr>
            <w:tcW w:w="1255" w:type="dxa"/>
          </w:tcPr>
          <w:p w14:paraId="57FBF745" w14:textId="77777777" w:rsidR="007C5129" w:rsidRDefault="007C5129">
            <w:pPr>
              <w:pBdr>
                <w:top w:val="nil"/>
                <w:left w:val="nil"/>
                <w:bottom w:val="nil"/>
                <w:right w:val="nil"/>
                <w:between w:val="nil"/>
              </w:pBdr>
              <w:spacing w:line="360" w:lineRule="auto"/>
              <w:rPr>
                <w:color w:val="000000"/>
              </w:rPr>
            </w:pPr>
          </w:p>
        </w:tc>
        <w:tc>
          <w:tcPr>
            <w:tcW w:w="6840" w:type="dxa"/>
          </w:tcPr>
          <w:p w14:paraId="784A029B"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4A52EDC4" w14:textId="77777777" w:rsidR="007C5129" w:rsidRDefault="00000000">
            <w:pPr>
              <w:pBdr>
                <w:top w:val="nil"/>
                <w:left w:val="nil"/>
                <w:bottom w:val="nil"/>
                <w:right w:val="nil"/>
                <w:between w:val="nil"/>
              </w:pBdr>
              <w:spacing w:after="200"/>
              <w:rPr>
                <w:color w:val="000000"/>
              </w:rPr>
            </w:pPr>
            <w:bookmarkStart w:id="32" w:name="_z337ya" w:colFirst="0" w:colLast="0"/>
            <w:bookmarkEnd w:id="32"/>
            <w:r>
              <w:rPr>
                <w:color w:val="000000"/>
              </w:rPr>
              <w:t>(11)</w:t>
            </w:r>
          </w:p>
        </w:tc>
      </w:tr>
    </w:tbl>
    <w:p w14:paraId="2779E471" w14:textId="77777777" w:rsidR="007C5129" w:rsidRDefault="007C5129">
      <w:pPr>
        <w:pBdr>
          <w:top w:val="nil"/>
          <w:left w:val="nil"/>
          <w:bottom w:val="nil"/>
          <w:right w:val="nil"/>
          <w:between w:val="nil"/>
        </w:pBdr>
        <w:spacing w:line="360" w:lineRule="auto"/>
        <w:ind w:firstLine="709"/>
        <w:rPr>
          <w:color w:val="000000"/>
        </w:rPr>
      </w:pPr>
    </w:p>
    <w:p w14:paraId="0A3D91CE" w14:textId="77777777" w:rsidR="007C5129" w:rsidRDefault="00000000">
      <w:pPr>
        <w:pBdr>
          <w:top w:val="nil"/>
          <w:left w:val="nil"/>
          <w:bottom w:val="nil"/>
          <w:right w:val="nil"/>
          <w:between w:val="nil"/>
        </w:pBdr>
        <w:spacing w:line="360" w:lineRule="auto"/>
        <w:ind w:firstLine="709"/>
        <w:rPr>
          <w:color w:val="000000"/>
        </w:rPr>
      </w:pPr>
      <w:r>
        <w:rPr>
          <w:color w:val="000000"/>
        </w:rPr>
        <w:t>A Sensibilidade, por meio da eq. (12), definida como a proporção de previsões corretas da categoria alvo (MC) em relação ao número total de observações da tal categoria:</w:t>
      </w:r>
    </w:p>
    <w:p w14:paraId="770F3BA3" w14:textId="77777777" w:rsidR="007C5129" w:rsidRDefault="007C5129">
      <w:pPr>
        <w:pBdr>
          <w:top w:val="nil"/>
          <w:left w:val="nil"/>
          <w:bottom w:val="nil"/>
          <w:right w:val="nil"/>
          <w:between w:val="nil"/>
        </w:pBdr>
        <w:spacing w:line="360" w:lineRule="auto"/>
        <w:ind w:firstLine="709"/>
        <w:rPr>
          <w:color w:val="000000"/>
        </w:rPr>
      </w:pP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31BD5FD2" w14:textId="77777777">
        <w:tc>
          <w:tcPr>
            <w:tcW w:w="1255" w:type="dxa"/>
          </w:tcPr>
          <w:p w14:paraId="1E6FD813" w14:textId="77777777" w:rsidR="007C5129" w:rsidRDefault="007C5129">
            <w:pPr>
              <w:pBdr>
                <w:top w:val="nil"/>
                <w:left w:val="nil"/>
                <w:bottom w:val="nil"/>
                <w:right w:val="nil"/>
                <w:between w:val="nil"/>
              </w:pBdr>
              <w:spacing w:line="360" w:lineRule="auto"/>
              <w:rPr>
                <w:color w:val="000000"/>
              </w:rPr>
            </w:pPr>
          </w:p>
        </w:tc>
        <w:tc>
          <w:tcPr>
            <w:tcW w:w="6840" w:type="dxa"/>
          </w:tcPr>
          <w:p w14:paraId="43C10E1E"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60477E19" w14:textId="77777777" w:rsidR="007C5129" w:rsidRDefault="00000000">
            <w:pPr>
              <w:pBdr>
                <w:top w:val="nil"/>
                <w:left w:val="nil"/>
                <w:bottom w:val="nil"/>
                <w:right w:val="nil"/>
                <w:between w:val="nil"/>
              </w:pBdr>
              <w:spacing w:after="200"/>
              <w:rPr>
                <w:color w:val="000000"/>
              </w:rPr>
            </w:pPr>
            <w:bookmarkStart w:id="33" w:name="_3j2qqm3" w:colFirst="0" w:colLast="0"/>
            <w:bookmarkEnd w:id="33"/>
            <w:r>
              <w:rPr>
                <w:color w:val="000000"/>
              </w:rPr>
              <w:t>(12)</w:t>
            </w:r>
          </w:p>
        </w:tc>
      </w:tr>
    </w:tbl>
    <w:p w14:paraId="4911D3DB" w14:textId="77777777" w:rsidR="007C5129" w:rsidRDefault="007C5129">
      <w:pPr>
        <w:spacing w:line="360" w:lineRule="auto"/>
        <w:ind w:firstLine="709"/>
        <w:rPr>
          <w:color w:val="000000"/>
        </w:rPr>
      </w:pPr>
    </w:p>
    <w:p w14:paraId="4BF946DC" w14:textId="77777777" w:rsidR="007C5129" w:rsidRDefault="00000000">
      <w:pPr>
        <w:pBdr>
          <w:top w:val="nil"/>
          <w:left w:val="nil"/>
          <w:bottom w:val="nil"/>
          <w:right w:val="nil"/>
          <w:between w:val="nil"/>
        </w:pBdr>
        <w:spacing w:line="360" w:lineRule="auto"/>
        <w:ind w:firstLine="709"/>
        <w:rPr>
          <w:color w:val="000000"/>
        </w:rPr>
      </w:pPr>
      <w:r>
        <w:rPr>
          <w:color w:val="000000"/>
        </w:rPr>
        <w:t>E, por fim, a Especificidade, por meio da eq. (13), que mede a proporção de previsões negativas (categoria NMC) que foram realizadas corretamente:</w:t>
      </w:r>
    </w:p>
    <w:p w14:paraId="352038A5" w14:textId="77777777" w:rsidR="007C5129" w:rsidRDefault="007C5129">
      <w:pPr>
        <w:pBdr>
          <w:top w:val="nil"/>
          <w:left w:val="nil"/>
          <w:bottom w:val="nil"/>
          <w:right w:val="nil"/>
          <w:between w:val="nil"/>
        </w:pBdr>
        <w:spacing w:line="360" w:lineRule="auto"/>
        <w:ind w:firstLine="709"/>
        <w:rPr>
          <w:color w:val="000000"/>
        </w:rPr>
      </w:pP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257FE5D8" w14:textId="77777777">
        <w:tc>
          <w:tcPr>
            <w:tcW w:w="1255" w:type="dxa"/>
          </w:tcPr>
          <w:p w14:paraId="3029D9CD" w14:textId="77777777" w:rsidR="007C5129" w:rsidRDefault="007C5129">
            <w:pPr>
              <w:pBdr>
                <w:top w:val="nil"/>
                <w:left w:val="nil"/>
                <w:bottom w:val="nil"/>
                <w:right w:val="nil"/>
                <w:between w:val="nil"/>
              </w:pBdr>
              <w:spacing w:line="360" w:lineRule="auto"/>
              <w:rPr>
                <w:color w:val="000000"/>
              </w:rPr>
            </w:pPr>
          </w:p>
        </w:tc>
        <w:tc>
          <w:tcPr>
            <w:tcW w:w="6840" w:type="dxa"/>
          </w:tcPr>
          <w:p w14:paraId="5095485E"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A060F26" w14:textId="77777777" w:rsidR="007C5129" w:rsidRDefault="00000000">
            <w:pPr>
              <w:pBdr>
                <w:top w:val="nil"/>
                <w:left w:val="nil"/>
                <w:bottom w:val="nil"/>
                <w:right w:val="nil"/>
                <w:between w:val="nil"/>
              </w:pBdr>
              <w:spacing w:after="200"/>
              <w:rPr>
                <w:color w:val="000000"/>
              </w:rPr>
            </w:pPr>
            <w:bookmarkStart w:id="34" w:name="_1y810tw" w:colFirst="0" w:colLast="0"/>
            <w:bookmarkEnd w:id="34"/>
            <w:r>
              <w:rPr>
                <w:color w:val="000000"/>
              </w:rPr>
              <w:t>(13)</w:t>
            </w:r>
          </w:p>
        </w:tc>
      </w:tr>
    </w:tbl>
    <w:p w14:paraId="36A15C6C" w14:textId="77777777" w:rsidR="007C5129" w:rsidRDefault="007C5129">
      <w:pPr>
        <w:spacing w:line="360" w:lineRule="auto"/>
        <w:ind w:firstLine="709"/>
        <w:rPr>
          <w:color w:val="000000"/>
        </w:rPr>
      </w:pPr>
    </w:p>
    <w:p w14:paraId="6763639D" w14:textId="77777777" w:rsidR="007C5129" w:rsidRDefault="00000000">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p w14:paraId="6AF169B4" w14:textId="77777777" w:rsidR="007C5129" w:rsidRDefault="007C5129">
      <w:pPr>
        <w:spacing w:line="360" w:lineRule="auto"/>
        <w:ind w:firstLine="709"/>
        <w:rPr>
          <w:color w:val="000000"/>
        </w:rPr>
      </w:pP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1F40668C" w14:textId="77777777">
        <w:tc>
          <w:tcPr>
            <w:tcW w:w="1255" w:type="dxa"/>
          </w:tcPr>
          <w:p w14:paraId="4A711F44" w14:textId="77777777" w:rsidR="007C5129" w:rsidRDefault="007C5129">
            <w:pPr>
              <w:pBdr>
                <w:top w:val="nil"/>
                <w:left w:val="nil"/>
                <w:bottom w:val="nil"/>
                <w:right w:val="nil"/>
                <w:between w:val="nil"/>
              </w:pBdr>
              <w:spacing w:line="360" w:lineRule="auto"/>
              <w:rPr>
                <w:color w:val="000000"/>
              </w:rPr>
            </w:pPr>
          </w:p>
        </w:tc>
        <w:tc>
          <w:tcPr>
            <w:tcW w:w="6840" w:type="dxa"/>
          </w:tcPr>
          <w:p w14:paraId="70C95DB9"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781D833B" w14:textId="77777777" w:rsidR="007C5129" w:rsidRDefault="00000000">
            <w:pPr>
              <w:pBdr>
                <w:top w:val="nil"/>
                <w:left w:val="nil"/>
                <w:bottom w:val="nil"/>
                <w:right w:val="nil"/>
                <w:between w:val="nil"/>
              </w:pBdr>
              <w:spacing w:after="200"/>
              <w:rPr>
                <w:color w:val="000000"/>
              </w:rPr>
            </w:pPr>
            <w:bookmarkStart w:id="35" w:name="_4i7ojhp" w:colFirst="0" w:colLast="0"/>
            <w:bookmarkEnd w:id="35"/>
            <w:r>
              <w:rPr>
                <w:color w:val="000000"/>
              </w:rPr>
              <w:t>(14)</w:t>
            </w:r>
          </w:p>
        </w:tc>
      </w:tr>
    </w:tbl>
    <w:p w14:paraId="04AAC2EF" w14:textId="77777777" w:rsidR="007C5129" w:rsidRDefault="007C5129">
      <w:pPr>
        <w:spacing w:line="360" w:lineRule="auto"/>
        <w:ind w:firstLine="709"/>
        <w:rPr>
          <w:color w:val="000000"/>
        </w:rPr>
      </w:pPr>
    </w:p>
    <w:p w14:paraId="2604F589" w14:textId="77777777" w:rsidR="007C5129" w:rsidRDefault="00000000">
      <w:pPr>
        <w:spacing w:line="360" w:lineRule="auto"/>
        <w:ind w:firstLine="709"/>
        <w:rPr>
          <w:color w:val="000000"/>
        </w:rPr>
      </w:pPr>
      <w:r>
        <w:rPr>
          <w:color w:val="000000"/>
        </w:rPr>
        <w:t xml:space="preserve">E o índice J de </w:t>
      </w:r>
      <w:proofErr w:type="spellStart"/>
      <w:r>
        <w:rPr>
          <w:color w:val="000000"/>
        </w:rPr>
        <w:t>Youden</w:t>
      </w:r>
      <w:proofErr w:type="spellEnd"/>
      <w:r>
        <w:rPr>
          <w:color w:val="000000"/>
        </w:rPr>
        <w:t xml:space="preserve">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w:t>
      </w:r>
      <w:proofErr w:type="spellStart"/>
      <w:r>
        <w:rPr>
          <w:color w:val="000000"/>
        </w:rPr>
        <w:t>Youden</w:t>
      </w:r>
      <w:proofErr w:type="spellEnd"/>
      <w:r>
        <w:rPr>
          <w:color w:val="000000"/>
        </w:rPr>
        <w:t>, 1950):</w:t>
      </w:r>
    </w:p>
    <w:p w14:paraId="274C50C7" w14:textId="77777777" w:rsidR="007C5129" w:rsidRDefault="007C5129">
      <w:pPr>
        <w:spacing w:line="360" w:lineRule="auto"/>
        <w:ind w:firstLine="709"/>
        <w:rPr>
          <w:color w:val="000000"/>
        </w:rPr>
      </w:pP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7C5129" w14:paraId="09555A3D" w14:textId="77777777">
        <w:tc>
          <w:tcPr>
            <w:tcW w:w="1255" w:type="dxa"/>
          </w:tcPr>
          <w:p w14:paraId="35C3AB20" w14:textId="77777777" w:rsidR="007C5129" w:rsidRDefault="007C5129">
            <w:pPr>
              <w:pBdr>
                <w:top w:val="nil"/>
                <w:left w:val="nil"/>
                <w:bottom w:val="nil"/>
                <w:right w:val="nil"/>
                <w:between w:val="nil"/>
              </w:pBdr>
              <w:spacing w:line="360" w:lineRule="auto"/>
              <w:rPr>
                <w:color w:val="000000"/>
              </w:rPr>
            </w:pPr>
          </w:p>
        </w:tc>
        <w:tc>
          <w:tcPr>
            <w:tcW w:w="6840" w:type="dxa"/>
          </w:tcPr>
          <w:p w14:paraId="2E88B362" w14:textId="77777777" w:rsidR="007C5129" w:rsidRDefault="00000000">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4D567863" w14:textId="77777777" w:rsidR="007C5129" w:rsidRDefault="00000000">
            <w:pPr>
              <w:pBdr>
                <w:top w:val="nil"/>
                <w:left w:val="nil"/>
                <w:bottom w:val="nil"/>
                <w:right w:val="nil"/>
                <w:between w:val="nil"/>
              </w:pBdr>
              <w:spacing w:after="200"/>
              <w:rPr>
                <w:color w:val="000000"/>
              </w:rPr>
            </w:pPr>
            <w:bookmarkStart w:id="36" w:name="_2xcytpi" w:colFirst="0" w:colLast="0"/>
            <w:bookmarkEnd w:id="36"/>
            <w:r>
              <w:rPr>
                <w:color w:val="000000"/>
              </w:rPr>
              <w:t>(15)</w:t>
            </w:r>
          </w:p>
        </w:tc>
      </w:tr>
    </w:tbl>
    <w:p w14:paraId="2A739BB2" w14:textId="77777777" w:rsidR="007C5129" w:rsidRDefault="007C5129">
      <w:pPr>
        <w:spacing w:line="360" w:lineRule="auto"/>
        <w:ind w:firstLine="709"/>
        <w:rPr>
          <w:color w:val="000000"/>
        </w:rPr>
      </w:pPr>
    </w:p>
    <w:p w14:paraId="3028C4B8" w14:textId="77777777" w:rsidR="007C5129" w:rsidRDefault="007C5129">
      <w:pPr>
        <w:spacing w:line="360" w:lineRule="auto"/>
        <w:ind w:firstLine="709"/>
        <w:rPr>
          <w:color w:val="000000"/>
        </w:rPr>
      </w:pPr>
    </w:p>
    <w:p w14:paraId="270FA482" w14:textId="77777777" w:rsidR="007C5129" w:rsidRDefault="00000000">
      <w:pPr>
        <w:pBdr>
          <w:top w:val="nil"/>
          <w:left w:val="nil"/>
          <w:bottom w:val="nil"/>
          <w:right w:val="nil"/>
          <w:between w:val="nil"/>
        </w:pBdr>
        <w:spacing w:line="360" w:lineRule="auto"/>
        <w:jc w:val="left"/>
        <w:rPr>
          <w:b/>
          <w:color w:val="000000"/>
        </w:rPr>
      </w:pPr>
      <w:r>
        <w:rPr>
          <w:b/>
          <w:color w:val="000000"/>
        </w:rPr>
        <w:t>Resultados e Discussão</w:t>
      </w:r>
    </w:p>
    <w:p w14:paraId="1E26C4A7" w14:textId="77777777" w:rsidR="007C5129" w:rsidRDefault="007C5129">
      <w:pPr>
        <w:pBdr>
          <w:top w:val="nil"/>
          <w:left w:val="nil"/>
          <w:bottom w:val="nil"/>
          <w:right w:val="nil"/>
          <w:between w:val="nil"/>
        </w:pBdr>
        <w:spacing w:line="360" w:lineRule="auto"/>
        <w:jc w:val="left"/>
        <w:rPr>
          <w:b/>
          <w:color w:val="000000"/>
        </w:rPr>
      </w:pPr>
    </w:p>
    <w:p w14:paraId="505301B3" w14:textId="77777777" w:rsidR="007C5129" w:rsidRDefault="00000000">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(adiante chamados de experimentos), e os resultados comparados entre si. As variações propostas para os diferentes experimentos são:</w:t>
      </w:r>
    </w:p>
    <w:p w14:paraId="1B75115D" w14:textId="77777777" w:rsidR="007C5129" w:rsidRDefault="007C5129">
      <w:pPr>
        <w:pBdr>
          <w:top w:val="nil"/>
          <w:left w:val="nil"/>
          <w:bottom w:val="nil"/>
          <w:right w:val="nil"/>
          <w:between w:val="nil"/>
        </w:pBdr>
        <w:spacing w:line="360" w:lineRule="auto"/>
        <w:ind w:firstLine="709"/>
        <w:rPr>
          <w:color w:val="000000"/>
        </w:rPr>
      </w:pPr>
    </w:p>
    <w:p w14:paraId="7527CE63" w14:textId="77777777" w:rsidR="007C5129" w:rsidRDefault="00000000">
      <w:pPr>
        <w:pBdr>
          <w:top w:val="nil"/>
          <w:left w:val="nil"/>
          <w:bottom w:val="nil"/>
          <w:right w:val="nil"/>
          <w:between w:val="nil"/>
        </w:pBdr>
        <w:spacing w:line="360" w:lineRule="auto"/>
        <w:rPr>
          <w:color w:val="000000"/>
        </w:rPr>
      </w:pPr>
      <w:r>
        <w:rPr>
          <w:color w:val="000000"/>
        </w:rPr>
        <w:tab/>
        <w:t xml:space="preserve">Experimento 1: Modelo treinado com </w:t>
      </w:r>
      <w:proofErr w:type="spellStart"/>
      <w:r>
        <w:rPr>
          <w:color w:val="000000"/>
        </w:rPr>
        <w:t>ReLU</w:t>
      </w:r>
      <w:proofErr w:type="spellEnd"/>
      <w:r>
        <w:rPr>
          <w:color w:val="000000"/>
        </w:rPr>
        <w:t xml:space="preserve"> e segmentos de 476ms.</w:t>
      </w:r>
    </w:p>
    <w:p w14:paraId="13258F3F" w14:textId="77777777" w:rsidR="007C5129" w:rsidRDefault="00000000">
      <w:pPr>
        <w:pBdr>
          <w:top w:val="nil"/>
          <w:left w:val="nil"/>
          <w:bottom w:val="nil"/>
          <w:right w:val="nil"/>
          <w:between w:val="nil"/>
        </w:pBdr>
        <w:spacing w:line="360" w:lineRule="auto"/>
        <w:rPr>
          <w:color w:val="000000"/>
        </w:rPr>
      </w:pPr>
      <w:r>
        <w:rPr>
          <w:color w:val="000000"/>
        </w:rPr>
        <w:tab/>
        <w:t xml:space="preserve">Experimento 2: Modelo treinado com </w:t>
      </w:r>
      <w:proofErr w:type="spellStart"/>
      <w:r>
        <w:rPr>
          <w:color w:val="000000"/>
        </w:rPr>
        <w:t>LeakyReLU</w:t>
      </w:r>
      <w:proofErr w:type="spellEnd"/>
      <w:r>
        <w:rPr>
          <w:color w:val="000000"/>
        </w:rPr>
        <w:t xml:space="preserve"> e segmentos de 476ms.</w:t>
      </w:r>
    </w:p>
    <w:p w14:paraId="22F5314A" w14:textId="77777777" w:rsidR="007C5129" w:rsidRDefault="00000000">
      <w:pPr>
        <w:pBdr>
          <w:top w:val="nil"/>
          <w:left w:val="nil"/>
          <w:bottom w:val="nil"/>
          <w:right w:val="nil"/>
          <w:between w:val="nil"/>
        </w:pBdr>
        <w:spacing w:line="360" w:lineRule="auto"/>
        <w:rPr>
          <w:color w:val="000000"/>
        </w:rPr>
      </w:pPr>
      <w:r>
        <w:rPr>
          <w:color w:val="000000"/>
        </w:rPr>
        <w:tab/>
        <w:t xml:space="preserve">Experimento 3: Modelo treinado com </w:t>
      </w:r>
      <w:proofErr w:type="spellStart"/>
      <w:r>
        <w:rPr>
          <w:color w:val="000000"/>
        </w:rPr>
        <w:t>ReLU</w:t>
      </w:r>
      <w:proofErr w:type="spellEnd"/>
      <w:r>
        <w:rPr>
          <w:color w:val="000000"/>
        </w:rPr>
        <w:t xml:space="preserve"> e segmentos de 952ms.</w:t>
      </w:r>
    </w:p>
    <w:p w14:paraId="3370AFB6" w14:textId="77777777" w:rsidR="007C5129" w:rsidRDefault="00000000">
      <w:pPr>
        <w:pBdr>
          <w:top w:val="nil"/>
          <w:left w:val="nil"/>
          <w:bottom w:val="nil"/>
          <w:right w:val="nil"/>
          <w:between w:val="nil"/>
        </w:pBdr>
        <w:spacing w:line="360" w:lineRule="auto"/>
        <w:rPr>
          <w:color w:val="000000"/>
        </w:rPr>
      </w:pPr>
      <w:r>
        <w:rPr>
          <w:color w:val="000000"/>
        </w:rPr>
        <w:tab/>
        <w:t xml:space="preserve">Experimento 4: Modelo treinado com </w:t>
      </w:r>
      <w:proofErr w:type="spellStart"/>
      <w:r>
        <w:rPr>
          <w:color w:val="000000"/>
        </w:rPr>
        <w:t>LeakyReLU</w:t>
      </w:r>
      <w:proofErr w:type="spellEnd"/>
      <w:r>
        <w:rPr>
          <w:color w:val="000000"/>
        </w:rPr>
        <w:t xml:space="preserve"> e segmentos de 952ms.</w:t>
      </w:r>
    </w:p>
    <w:p w14:paraId="0511AC11" w14:textId="77777777" w:rsidR="007C5129" w:rsidRDefault="007C5129">
      <w:pPr>
        <w:pBdr>
          <w:top w:val="nil"/>
          <w:left w:val="nil"/>
          <w:bottom w:val="nil"/>
          <w:right w:val="nil"/>
          <w:between w:val="nil"/>
        </w:pBdr>
        <w:spacing w:line="360" w:lineRule="auto"/>
        <w:rPr>
          <w:color w:val="000000"/>
        </w:rPr>
      </w:pPr>
    </w:p>
    <w:p w14:paraId="1202BE94" w14:textId="77777777" w:rsidR="007C5129" w:rsidRDefault="00000000">
      <w:pPr>
        <w:pBdr>
          <w:top w:val="nil"/>
          <w:left w:val="nil"/>
          <w:bottom w:val="nil"/>
          <w:right w:val="nil"/>
          <w:between w:val="nil"/>
        </w:pBdr>
        <w:spacing w:line="360" w:lineRule="auto"/>
        <w:rPr>
          <w:color w:val="000000"/>
        </w:rPr>
      </w:pPr>
      <w:r>
        <w:rPr>
          <w:color w:val="000000"/>
        </w:rPr>
        <w:tab/>
        <w:t>Os valores específicos de 476 e 952 milissegundos são obtidos com base no critério de otimização baseado em potências de 2 (vide eq. 4). Dado que os recortes de áudio são amostrados em 44100Hz e foram calculados os coeficientes de Fourier em segmentos de 512 (2</w:t>
      </w:r>
      <w:r>
        <w:rPr>
          <w:color w:val="000000"/>
          <w:vertAlign w:val="superscript"/>
        </w:rPr>
        <w:t>9</w:t>
      </w:r>
      <w:r>
        <w:rPr>
          <w:color w:val="000000"/>
        </w:rPr>
        <w:t>) amostras, temos que a multiplicação de 512 amostras a 44100Hz por 41 e 82 (T segmentos) respectivamente resulta nas durações de 476 e 952 milissegundos, que são as durações padrão arbitradas para os recortes de áudio originados do banco de sons UrbanSound8k.</w:t>
      </w:r>
    </w:p>
    <w:p w14:paraId="0E55E24D" w14:textId="77777777" w:rsidR="007C5129" w:rsidRDefault="007C5129">
      <w:pPr>
        <w:pBdr>
          <w:top w:val="nil"/>
          <w:left w:val="nil"/>
          <w:bottom w:val="nil"/>
          <w:right w:val="nil"/>
          <w:between w:val="nil"/>
        </w:pBdr>
        <w:spacing w:line="360" w:lineRule="auto"/>
        <w:rPr>
          <w:color w:val="000000"/>
        </w:rPr>
      </w:pPr>
    </w:p>
    <w:p w14:paraId="0FD74FBC" w14:textId="77777777" w:rsidR="007C5129" w:rsidRDefault="00000000">
      <w:pPr>
        <w:pBdr>
          <w:top w:val="nil"/>
          <w:left w:val="nil"/>
          <w:bottom w:val="nil"/>
          <w:right w:val="nil"/>
          <w:between w:val="nil"/>
        </w:pBdr>
        <w:spacing w:line="360" w:lineRule="auto"/>
        <w:rPr>
          <w:color w:val="000000"/>
        </w:rPr>
      </w:pPr>
      <w:r>
        <w:rPr>
          <w:color w:val="000000"/>
        </w:rPr>
        <w:lastRenderedPageBreak/>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equilibrado, mostrado na Figura 11. As amostras da categoria NMC foram segmentadas nos tamanhos padrão, porém sem qualquer sobreposição ou aplicação de técnicas de DA e OS.</w:t>
      </w:r>
      <w:r>
        <w:rPr>
          <w:color w:val="000000"/>
        </w:rPr>
        <w:br/>
      </w:r>
    </w:p>
    <w:p w14:paraId="521A95C5" w14:textId="77777777" w:rsidR="007C5129" w:rsidRDefault="00000000">
      <w:pPr>
        <w:keepNext/>
        <w:pBdr>
          <w:top w:val="nil"/>
          <w:left w:val="nil"/>
          <w:bottom w:val="nil"/>
          <w:right w:val="nil"/>
          <w:between w:val="nil"/>
        </w:pBdr>
        <w:spacing w:line="360" w:lineRule="auto"/>
        <w:ind w:left="-72"/>
        <w:rPr>
          <w:color w:val="000000"/>
        </w:rPr>
      </w:pPr>
      <w:r>
        <w:rPr>
          <w:noProof/>
          <w:color w:val="000000"/>
        </w:rPr>
        <w:drawing>
          <wp:inline distT="0" distB="0" distL="0" distR="0" wp14:anchorId="46FFA785" wp14:editId="58CA760A">
            <wp:extent cx="5760720" cy="214411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486" r="639"/>
                    <a:stretch>
                      <a:fillRect/>
                    </a:stretch>
                  </pic:blipFill>
                  <pic:spPr>
                    <a:xfrm>
                      <a:off x="0" y="0"/>
                      <a:ext cx="5760720" cy="2144111"/>
                    </a:xfrm>
                    <a:prstGeom prst="rect">
                      <a:avLst/>
                    </a:prstGeom>
                    <a:ln/>
                  </pic:spPr>
                </pic:pic>
              </a:graphicData>
            </a:graphic>
          </wp:inline>
        </w:drawing>
      </w:r>
    </w:p>
    <w:p w14:paraId="60F0826D" w14:textId="77777777" w:rsidR="007C5129" w:rsidRDefault="00000000">
      <w:pPr>
        <w:pBdr>
          <w:top w:val="nil"/>
          <w:left w:val="nil"/>
          <w:bottom w:val="nil"/>
          <w:right w:val="nil"/>
          <w:between w:val="nil"/>
        </w:pBdr>
        <w:spacing w:after="200" w:line="240" w:lineRule="auto"/>
        <w:jc w:val="left"/>
        <w:rPr>
          <w:color w:val="000000"/>
        </w:rPr>
      </w:pPr>
      <w:bookmarkStart w:id="37" w:name="_1ci93xb" w:colFirst="0" w:colLast="0"/>
      <w:bookmarkEnd w:id="37"/>
      <w:r>
        <w:rPr>
          <w:color w:val="000000"/>
        </w:rPr>
        <w:t>Figura 11. Balanceamento de classes para a amostragem em 476ms</w:t>
      </w:r>
      <w:r>
        <w:rPr>
          <w:color w:val="000000"/>
        </w:rPr>
        <w:br/>
        <w:t>Fonte: Resultados originais da pesquisa</w:t>
      </w:r>
    </w:p>
    <w:p w14:paraId="05C883F7" w14:textId="77777777" w:rsidR="007C5129" w:rsidRDefault="00000000">
      <w:pPr>
        <w:pBdr>
          <w:top w:val="nil"/>
          <w:left w:val="nil"/>
          <w:bottom w:val="nil"/>
          <w:right w:val="nil"/>
          <w:between w:val="nil"/>
        </w:pBdr>
        <w:spacing w:after="200" w:line="360" w:lineRule="auto"/>
        <w:rPr>
          <w:color w:val="000000"/>
        </w:rPr>
      </w:pPr>
      <w:r>
        <w:rPr>
          <w:color w:val="000000"/>
        </w:rPr>
        <w:tab/>
        <w:t xml:space="preserve">O processo de balanceamento das classes MC e NMC para os experimentos 3 e 4 (952ms) seguiu exatamente as mesmas premissas e parametrizações daquele realizado para os experimentos 1 e 2, resultando em um balanceamento novamente equilibrado, o qual é graficamente demonstrado na Figura 12. </w:t>
      </w:r>
    </w:p>
    <w:p w14:paraId="787B5193" w14:textId="77777777" w:rsidR="007C5129" w:rsidRDefault="00000000">
      <w:pPr>
        <w:pBdr>
          <w:top w:val="nil"/>
          <w:left w:val="nil"/>
          <w:bottom w:val="nil"/>
          <w:right w:val="nil"/>
          <w:between w:val="nil"/>
        </w:pBdr>
        <w:spacing w:after="200" w:line="240" w:lineRule="auto"/>
        <w:jc w:val="left"/>
        <w:rPr>
          <w:color w:val="000000"/>
        </w:rPr>
      </w:pPr>
      <w:r>
        <w:rPr>
          <w:noProof/>
          <w:color w:val="000000"/>
        </w:rPr>
        <w:drawing>
          <wp:inline distT="0" distB="0" distL="0" distR="0" wp14:anchorId="6A1F422F" wp14:editId="4C3AFC23">
            <wp:extent cx="5760720" cy="2061434"/>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983" r="730"/>
                    <a:stretch>
                      <a:fillRect/>
                    </a:stretch>
                  </pic:blipFill>
                  <pic:spPr>
                    <a:xfrm>
                      <a:off x="0" y="0"/>
                      <a:ext cx="5760720" cy="2061434"/>
                    </a:xfrm>
                    <a:prstGeom prst="rect">
                      <a:avLst/>
                    </a:prstGeom>
                    <a:ln/>
                  </pic:spPr>
                </pic:pic>
              </a:graphicData>
            </a:graphic>
          </wp:inline>
        </w:drawing>
      </w:r>
    </w:p>
    <w:p w14:paraId="2DF5731C" w14:textId="77777777" w:rsidR="007C5129" w:rsidRDefault="00000000">
      <w:pPr>
        <w:pBdr>
          <w:top w:val="nil"/>
          <w:left w:val="nil"/>
          <w:bottom w:val="nil"/>
          <w:right w:val="nil"/>
          <w:between w:val="nil"/>
        </w:pBdr>
        <w:spacing w:after="200" w:line="240" w:lineRule="auto"/>
        <w:jc w:val="left"/>
        <w:rPr>
          <w:color w:val="000000"/>
        </w:rPr>
      </w:pPr>
      <w:r>
        <w:rPr>
          <w:color w:val="000000"/>
        </w:rPr>
        <w:t>Figura 12. Balanceamento de classes para a amostragem em 952ms</w:t>
      </w:r>
      <w:r>
        <w:rPr>
          <w:color w:val="000000"/>
        </w:rPr>
        <w:br/>
        <w:t>Fonte: Resultados originais da pesquisa</w:t>
      </w:r>
    </w:p>
    <w:p w14:paraId="3C4DB2A4" w14:textId="77777777" w:rsidR="007C5129" w:rsidRDefault="007C5129">
      <w:pPr>
        <w:pBdr>
          <w:top w:val="nil"/>
          <w:left w:val="nil"/>
          <w:bottom w:val="nil"/>
          <w:right w:val="nil"/>
          <w:between w:val="nil"/>
        </w:pBdr>
        <w:spacing w:line="360" w:lineRule="auto"/>
        <w:rPr>
          <w:color w:val="000000"/>
        </w:rPr>
      </w:pPr>
    </w:p>
    <w:p w14:paraId="0BCB23A2" w14:textId="77777777" w:rsidR="007C5129" w:rsidRDefault="00000000">
      <w:pPr>
        <w:pBdr>
          <w:top w:val="nil"/>
          <w:left w:val="nil"/>
          <w:bottom w:val="nil"/>
          <w:right w:val="nil"/>
          <w:between w:val="nil"/>
        </w:pBdr>
        <w:spacing w:line="360" w:lineRule="auto"/>
        <w:rPr>
          <w:color w:val="000000"/>
        </w:rPr>
      </w:pPr>
      <w:bookmarkStart w:id="38" w:name="_3whwml4" w:colFirst="0" w:colLast="0"/>
      <w:bookmarkEnd w:id="38"/>
      <w:r>
        <w:rPr>
          <w:color w:val="000000"/>
        </w:rPr>
        <w:lastRenderedPageBreak/>
        <w:tab/>
        <w:t>Para cada um dos experimentos o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rodada (#10), onde utilizou-se a pasta 10 para o teste e as pastas 1 a 9 para o treino. Cada rodada de treinamento foi realizada com 20 épocas e ao fim do treinamento os pesos da CNN foram restaurados para a época que apresentou a maior acurácia nos dados de teste, de maneira a obtermos o melhor modelo que generalize bem para os dados de teste sem “</w:t>
      </w:r>
      <w:proofErr w:type="spellStart"/>
      <w:r>
        <w:rPr>
          <w:color w:val="000000"/>
        </w:rPr>
        <w:t>overfit</w:t>
      </w:r>
      <w:proofErr w:type="spellEnd"/>
      <w:r>
        <w:rPr>
          <w:color w:val="000000"/>
        </w:rPr>
        <w:t>” aos dados de treino, conforme ilustrado na Figura 13.</w:t>
      </w:r>
      <w:r>
        <w:rPr>
          <w:color w:val="000000"/>
        </w:rPr>
        <w:br/>
      </w:r>
    </w:p>
    <w:p w14:paraId="0B22C077" w14:textId="77777777" w:rsidR="007C5129" w:rsidRDefault="00000000">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0DE7963F" wp14:editId="087BA5F6">
            <wp:extent cx="3383280" cy="210312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383280" cy="2103120"/>
                    </a:xfrm>
                    <a:prstGeom prst="rect">
                      <a:avLst/>
                    </a:prstGeom>
                    <a:ln/>
                  </pic:spPr>
                </pic:pic>
              </a:graphicData>
            </a:graphic>
          </wp:inline>
        </w:drawing>
      </w:r>
    </w:p>
    <w:p w14:paraId="4F3E5B10" w14:textId="77777777" w:rsidR="007C5129" w:rsidRDefault="00000000">
      <w:pPr>
        <w:pBdr>
          <w:top w:val="nil"/>
          <w:left w:val="nil"/>
          <w:bottom w:val="nil"/>
          <w:right w:val="nil"/>
          <w:between w:val="nil"/>
        </w:pBdr>
        <w:spacing w:after="200" w:line="240" w:lineRule="auto"/>
        <w:jc w:val="left"/>
        <w:rPr>
          <w:color w:val="000000"/>
        </w:rPr>
      </w:pPr>
      <w:bookmarkStart w:id="39" w:name="_2bn6wsx" w:colFirst="0" w:colLast="0"/>
      <w:bookmarkEnd w:id="39"/>
      <w:r>
        <w:rPr>
          <w:color w:val="000000"/>
        </w:rPr>
        <w:t>Figura 13. Regularização dos pesos de acordo com a época de melhor acurácia de teste</w:t>
      </w:r>
      <w:r>
        <w:rPr>
          <w:color w:val="000000"/>
        </w:rPr>
        <w:br/>
        <w:t xml:space="preserve">Fonte: Data Science </w:t>
      </w:r>
      <w:proofErr w:type="spellStart"/>
      <w:r>
        <w:rPr>
          <w:color w:val="000000"/>
        </w:rPr>
        <w:t>Academy</w:t>
      </w:r>
      <w:proofErr w:type="spellEnd"/>
      <w:r>
        <w:rPr>
          <w:color w:val="000000"/>
        </w:rPr>
        <w:t xml:space="preserve"> (2022) – Traduzido e Adaptado</w:t>
      </w:r>
    </w:p>
    <w:p w14:paraId="263859BE" w14:textId="77777777" w:rsidR="007C5129" w:rsidRDefault="00000000">
      <w:pPr>
        <w:pageBreakBefore/>
        <w:pBdr>
          <w:top w:val="nil"/>
          <w:left w:val="nil"/>
          <w:bottom w:val="nil"/>
          <w:right w:val="nil"/>
          <w:between w:val="nil"/>
        </w:pBdr>
        <w:spacing w:line="360" w:lineRule="auto"/>
        <w:ind w:firstLine="720"/>
        <w:jc w:val="left"/>
        <w:rPr>
          <w:color w:val="000000"/>
        </w:rPr>
      </w:pPr>
      <w:r>
        <w:rPr>
          <w:color w:val="000000"/>
        </w:rPr>
        <w:lastRenderedPageBreak/>
        <w:t>Os resultados após a realização do Experimento 1 são mostrados na Tabela 1:</w:t>
      </w:r>
    </w:p>
    <w:p w14:paraId="5AD79B33" w14:textId="77777777" w:rsidR="007C5129" w:rsidRDefault="00000000">
      <w:pPr>
        <w:keepNext/>
        <w:pBdr>
          <w:top w:val="nil"/>
          <w:left w:val="nil"/>
          <w:bottom w:val="nil"/>
          <w:right w:val="nil"/>
          <w:between w:val="nil"/>
        </w:pBdr>
        <w:spacing w:after="40" w:line="240" w:lineRule="auto"/>
        <w:jc w:val="left"/>
        <w:rPr>
          <w:color w:val="000000"/>
        </w:rPr>
      </w:pPr>
      <w:bookmarkStart w:id="40" w:name="_qsh70q" w:colFirst="0" w:colLast="0"/>
      <w:bookmarkEnd w:id="40"/>
      <w:r>
        <w:rPr>
          <w:color w:val="000000"/>
        </w:rPr>
        <w:t>Tabela 1. Resultados dos testes de validação cruzada para o Experimento 1</w:t>
      </w:r>
    </w:p>
    <w:tbl>
      <w:tblPr>
        <w:tblStyle w:val="ae"/>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759B888"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C69D0D1" w14:textId="77777777" w:rsidR="007C5129" w:rsidRDefault="00000000">
            <w:pPr>
              <w:jc w:val="left"/>
            </w:pPr>
            <w:r>
              <w:rPr>
                <w:b w:val="0"/>
              </w:rPr>
              <w:t>Métrica</w:t>
            </w:r>
          </w:p>
        </w:tc>
        <w:tc>
          <w:tcPr>
            <w:tcW w:w="645" w:type="dxa"/>
          </w:tcPr>
          <w:p w14:paraId="227C9AE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214E38A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50E017C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3FFC7D6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546422B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2094FD8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ECF1A95"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3A3B873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18C0297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1F02BEA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15780C6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58091066" w14:textId="77777777" w:rsidR="007C5129" w:rsidRDefault="00000000">
            <w:pPr>
              <w:jc w:val="left"/>
              <w:rPr>
                <w:color w:val="000000"/>
              </w:rPr>
            </w:pPr>
            <w:r>
              <w:rPr>
                <w:b w:val="0"/>
                <w:color w:val="000000"/>
              </w:rPr>
              <w:t>Acurácia (%)</w:t>
            </w:r>
          </w:p>
        </w:tc>
        <w:tc>
          <w:tcPr>
            <w:tcW w:w="645" w:type="dxa"/>
          </w:tcPr>
          <w:p w14:paraId="6EC6EE7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78,0</w:t>
            </w:r>
          </w:p>
        </w:tc>
        <w:tc>
          <w:tcPr>
            <w:tcW w:w="680" w:type="dxa"/>
          </w:tcPr>
          <w:p w14:paraId="60B7747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78FCEC3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19FE45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4ACF85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1651A37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84,9</w:t>
            </w:r>
          </w:p>
        </w:tc>
        <w:tc>
          <w:tcPr>
            <w:tcW w:w="680" w:type="dxa"/>
          </w:tcPr>
          <w:p w14:paraId="54F932A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c>
          <w:tcPr>
            <w:tcW w:w="680" w:type="dxa"/>
          </w:tcPr>
          <w:p w14:paraId="7718CE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DA537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1645F94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r>
      <w:tr w:rsidR="007C5129" w14:paraId="739EE8F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97FAFF1" w14:textId="77777777" w:rsidR="007C5129" w:rsidRDefault="00000000">
            <w:pPr>
              <w:jc w:val="left"/>
              <w:rPr>
                <w:color w:val="000000"/>
              </w:rPr>
            </w:pPr>
            <w:r>
              <w:rPr>
                <w:b w:val="0"/>
                <w:color w:val="000000"/>
              </w:rPr>
              <w:t>Precisão (%)</w:t>
            </w:r>
          </w:p>
        </w:tc>
        <w:tc>
          <w:tcPr>
            <w:tcW w:w="645" w:type="dxa"/>
          </w:tcPr>
          <w:p w14:paraId="728D8E0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91,2</w:t>
            </w:r>
          </w:p>
        </w:tc>
        <w:tc>
          <w:tcPr>
            <w:tcW w:w="680" w:type="dxa"/>
          </w:tcPr>
          <w:p w14:paraId="3B8FC9A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82,4</w:t>
            </w:r>
          </w:p>
        </w:tc>
        <w:tc>
          <w:tcPr>
            <w:tcW w:w="680" w:type="dxa"/>
          </w:tcPr>
          <w:p w14:paraId="16384E1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091949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2A20295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93,8</w:t>
            </w:r>
          </w:p>
        </w:tc>
        <w:tc>
          <w:tcPr>
            <w:tcW w:w="680" w:type="dxa"/>
          </w:tcPr>
          <w:p w14:paraId="2EDDA23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07A46AF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88,6</w:t>
            </w:r>
          </w:p>
        </w:tc>
        <w:tc>
          <w:tcPr>
            <w:tcW w:w="680" w:type="dxa"/>
          </w:tcPr>
          <w:p w14:paraId="49A7BFB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4373E99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50D417B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r>
      <w:tr w:rsidR="007C5129" w14:paraId="17CE518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25B9CD4" w14:textId="77777777" w:rsidR="007C5129" w:rsidRDefault="00000000">
            <w:pPr>
              <w:jc w:val="left"/>
              <w:rPr>
                <w:color w:val="000000"/>
              </w:rPr>
            </w:pPr>
            <w:r>
              <w:rPr>
                <w:b w:val="0"/>
                <w:color w:val="000000"/>
              </w:rPr>
              <w:t>Sensibilidade (%)</w:t>
            </w:r>
          </w:p>
        </w:tc>
        <w:tc>
          <w:tcPr>
            <w:tcW w:w="645" w:type="dxa"/>
          </w:tcPr>
          <w:p w14:paraId="7F9C2F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61,9</w:t>
            </w:r>
          </w:p>
        </w:tc>
        <w:tc>
          <w:tcPr>
            <w:tcW w:w="680" w:type="dxa"/>
          </w:tcPr>
          <w:p w14:paraId="25E5B3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75,0</w:t>
            </w:r>
          </w:p>
        </w:tc>
        <w:tc>
          <w:tcPr>
            <w:tcW w:w="680" w:type="dxa"/>
          </w:tcPr>
          <w:p w14:paraId="782F195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81,9</w:t>
            </w:r>
          </w:p>
        </w:tc>
        <w:tc>
          <w:tcPr>
            <w:tcW w:w="680" w:type="dxa"/>
          </w:tcPr>
          <w:p w14:paraId="41EBC0A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C497F9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7AB05F9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84,5</w:t>
            </w:r>
          </w:p>
        </w:tc>
        <w:tc>
          <w:tcPr>
            <w:tcW w:w="680" w:type="dxa"/>
          </w:tcPr>
          <w:p w14:paraId="5B4F928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84,9</w:t>
            </w:r>
          </w:p>
        </w:tc>
        <w:tc>
          <w:tcPr>
            <w:tcW w:w="680" w:type="dxa"/>
          </w:tcPr>
          <w:p w14:paraId="16B5E05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5A6C87D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99,2</w:t>
            </w:r>
          </w:p>
        </w:tc>
        <w:tc>
          <w:tcPr>
            <w:tcW w:w="680" w:type="dxa"/>
          </w:tcPr>
          <w:p w14:paraId="10A4A80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r>
      <w:tr w:rsidR="007C5129" w14:paraId="510CD386"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11BA5F3" w14:textId="77777777" w:rsidR="007C5129" w:rsidRDefault="00000000">
            <w:pPr>
              <w:jc w:val="left"/>
              <w:rPr>
                <w:color w:val="000000"/>
              </w:rPr>
            </w:pPr>
            <w:r>
              <w:rPr>
                <w:b w:val="0"/>
                <w:color w:val="000000"/>
              </w:rPr>
              <w:t>Especificidade (%)</w:t>
            </w:r>
          </w:p>
        </w:tc>
        <w:tc>
          <w:tcPr>
            <w:tcW w:w="645" w:type="dxa"/>
          </w:tcPr>
          <w:p w14:paraId="7CBA54A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94,0</w:t>
            </w:r>
          </w:p>
        </w:tc>
        <w:tc>
          <w:tcPr>
            <w:tcW w:w="680" w:type="dxa"/>
          </w:tcPr>
          <w:p w14:paraId="134EBB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83,1</w:t>
            </w:r>
          </w:p>
        </w:tc>
        <w:tc>
          <w:tcPr>
            <w:tcW w:w="680" w:type="dxa"/>
          </w:tcPr>
          <w:p w14:paraId="4E6D8B7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5B8C7A6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3741566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609D81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1581709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87,4</w:t>
            </w:r>
          </w:p>
        </w:tc>
        <w:tc>
          <w:tcPr>
            <w:tcW w:w="680" w:type="dxa"/>
          </w:tcPr>
          <w:p w14:paraId="21C86E6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89,2</w:t>
            </w:r>
          </w:p>
        </w:tc>
        <w:tc>
          <w:tcPr>
            <w:tcW w:w="680" w:type="dxa"/>
          </w:tcPr>
          <w:p w14:paraId="2140255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34E5056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r>
      <w:tr w:rsidR="007C5129" w14:paraId="53A151C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41BA1BB" w14:textId="77777777" w:rsidR="007C5129" w:rsidRDefault="00000000">
            <w:pPr>
              <w:jc w:val="left"/>
              <w:rPr>
                <w:color w:val="000000"/>
              </w:rPr>
            </w:pPr>
            <w:r>
              <w:rPr>
                <w:b w:val="0"/>
                <w:color w:val="000000"/>
              </w:rPr>
              <w:t>F1-Score (%)</w:t>
            </w:r>
          </w:p>
        </w:tc>
        <w:tc>
          <w:tcPr>
            <w:tcW w:w="645" w:type="dxa"/>
          </w:tcPr>
          <w:p w14:paraId="63186BE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73,8</w:t>
            </w:r>
          </w:p>
        </w:tc>
        <w:tc>
          <w:tcPr>
            <w:tcW w:w="680" w:type="dxa"/>
          </w:tcPr>
          <w:p w14:paraId="3AF08F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78,5</w:t>
            </w:r>
          </w:p>
        </w:tc>
        <w:tc>
          <w:tcPr>
            <w:tcW w:w="680" w:type="dxa"/>
          </w:tcPr>
          <w:p w14:paraId="39C0001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84,7</w:t>
            </w:r>
          </w:p>
        </w:tc>
        <w:tc>
          <w:tcPr>
            <w:tcW w:w="680" w:type="dxa"/>
          </w:tcPr>
          <w:p w14:paraId="15D16E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680" w:type="dxa"/>
          </w:tcPr>
          <w:p w14:paraId="1E81F7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7AF0E2C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638D9B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86,7</w:t>
            </w:r>
          </w:p>
        </w:tc>
        <w:tc>
          <w:tcPr>
            <w:tcW w:w="680" w:type="dxa"/>
          </w:tcPr>
          <w:p w14:paraId="4E0416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DD72D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12E76F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r>
      <w:tr w:rsidR="007C5129" w14:paraId="512A2EC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ECA910F"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645" w:type="dxa"/>
          </w:tcPr>
          <w:p w14:paraId="6C2BE9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0,56</w:t>
            </w:r>
          </w:p>
        </w:tc>
        <w:tc>
          <w:tcPr>
            <w:tcW w:w="680" w:type="dxa"/>
          </w:tcPr>
          <w:p w14:paraId="6BB8394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0,58</w:t>
            </w:r>
          </w:p>
        </w:tc>
        <w:tc>
          <w:tcPr>
            <w:tcW w:w="680" w:type="dxa"/>
          </w:tcPr>
          <w:p w14:paraId="157A18D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8186F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2C6A7D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0C5F6CE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43E1BC3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0,72</w:t>
            </w:r>
          </w:p>
        </w:tc>
        <w:tc>
          <w:tcPr>
            <w:tcW w:w="680" w:type="dxa"/>
          </w:tcPr>
          <w:p w14:paraId="45FEBC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5893A7D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0,96</w:t>
            </w:r>
          </w:p>
        </w:tc>
        <w:tc>
          <w:tcPr>
            <w:tcW w:w="680" w:type="dxa"/>
          </w:tcPr>
          <w:p w14:paraId="339AB54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r>
    </w:tbl>
    <w:p w14:paraId="5A516008"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7EDE07A4"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1 é mostrada na Figura 14:</w:t>
      </w:r>
    </w:p>
    <w:p w14:paraId="26D81EA2"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0A9A9541" wp14:editId="675C8BA5">
            <wp:extent cx="6035040" cy="213588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6035040" cy="2135885"/>
                    </a:xfrm>
                    <a:prstGeom prst="rect">
                      <a:avLst/>
                    </a:prstGeom>
                    <a:ln/>
                  </pic:spPr>
                </pic:pic>
              </a:graphicData>
            </a:graphic>
          </wp:inline>
        </w:drawing>
      </w:r>
    </w:p>
    <w:p w14:paraId="4C1BF0A9" w14:textId="77777777" w:rsidR="007C5129" w:rsidRDefault="00000000">
      <w:pPr>
        <w:pBdr>
          <w:top w:val="nil"/>
          <w:left w:val="nil"/>
          <w:bottom w:val="nil"/>
          <w:right w:val="nil"/>
          <w:between w:val="nil"/>
        </w:pBdr>
        <w:spacing w:after="200" w:line="240" w:lineRule="auto"/>
        <w:jc w:val="left"/>
        <w:rPr>
          <w:color w:val="000000"/>
        </w:rPr>
      </w:pPr>
      <w:bookmarkStart w:id="41" w:name="_3as4poj" w:colFirst="0" w:colLast="0"/>
      <w:bookmarkEnd w:id="41"/>
      <w:r>
        <w:rPr>
          <w:color w:val="000000"/>
        </w:rPr>
        <w:t>Figura 14. Progressão da acurácia de treino e teste para o Experimento 1</w:t>
      </w:r>
      <w:r>
        <w:rPr>
          <w:color w:val="000000"/>
        </w:rPr>
        <w:br/>
        <w:t>Fonte: Resultados originais da pesquisa</w:t>
      </w:r>
    </w:p>
    <w:p w14:paraId="66EC6BFE" w14:textId="77777777" w:rsidR="007C5129" w:rsidRDefault="00000000">
      <w:pPr>
        <w:pBdr>
          <w:top w:val="nil"/>
          <w:left w:val="nil"/>
          <w:bottom w:val="nil"/>
          <w:right w:val="nil"/>
          <w:between w:val="nil"/>
        </w:pBdr>
        <w:spacing w:line="360" w:lineRule="auto"/>
        <w:ind w:firstLine="720"/>
        <w:rPr>
          <w:color w:val="000000"/>
        </w:rPr>
      </w:pPr>
      <w:r>
        <w:rPr>
          <w:color w:val="000000"/>
        </w:rPr>
        <w:t>Por fim, as matrizes de confusão normalizadas para o Experimento 1 são mostradas na Figura 15:</w:t>
      </w:r>
    </w:p>
    <w:p w14:paraId="16F7DEFF" w14:textId="77777777" w:rsidR="007C5129" w:rsidRDefault="00000000">
      <w:pPr>
        <w:pBdr>
          <w:top w:val="nil"/>
          <w:left w:val="nil"/>
          <w:bottom w:val="nil"/>
          <w:right w:val="nil"/>
          <w:between w:val="nil"/>
        </w:pBdr>
        <w:spacing w:line="240" w:lineRule="auto"/>
        <w:ind w:left="-144"/>
        <w:jc w:val="left"/>
        <w:rPr>
          <w:color w:val="000000"/>
        </w:rPr>
      </w:pPr>
      <w:bookmarkStart w:id="42" w:name="_1pxezwc" w:colFirst="0" w:colLast="0"/>
      <w:bookmarkEnd w:id="42"/>
      <w:r>
        <w:rPr>
          <w:noProof/>
        </w:rPr>
        <w:drawing>
          <wp:inline distT="0" distB="0" distL="0" distR="0" wp14:anchorId="64661926" wp14:editId="3BDFA956">
            <wp:extent cx="6035040" cy="216782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035040" cy="2167824"/>
                    </a:xfrm>
                    <a:prstGeom prst="rect">
                      <a:avLst/>
                    </a:prstGeom>
                    <a:ln/>
                  </pic:spPr>
                </pic:pic>
              </a:graphicData>
            </a:graphic>
          </wp:inline>
        </w:drawing>
      </w:r>
      <w:r>
        <w:rPr>
          <w:color w:val="000000"/>
        </w:rPr>
        <w:t>Figura 15. Matrizes de confusão normalizadas para o Experimento 1</w:t>
      </w:r>
      <w:r>
        <w:rPr>
          <w:color w:val="000000"/>
        </w:rPr>
        <w:br/>
        <w:t>Fonte: Resultados originais da pesquisa</w:t>
      </w:r>
    </w:p>
    <w:p w14:paraId="3E328972" w14:textId="77777777" w:rsidR="007C5129" w:rsidRDefault="007C5129">
      <w:pPr>
        <w:pBdr>
          <w:top w:val="nil"/>
          <w:left w:val="nil"/>
          <w:bottom w:val="nil"/>
          <w:right w:val="nil"/>
          <w:between w:val="nil"/>
        </w:pBdr>
        <w:spacing w:line="360" w:lineRule="auto"/>
        <w:ind w:firstLine="720"/>
        <w:rPr>
          <w:color w:val="000000"/>
        </w:rPr>
      </w:pPr>
    </w:p>
    <w:p w14:paraId="33CFA5B8"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2 são mostrados na Tabela 2:</w:t>
      </w:r>
    </w:p>
    <w:p w14:paraId="40154C60" w14:textId="77777777" w:rsidR="007C5129" w:rsidRDefault="00000000">
      <w:pPr>
        <w:keepNext/>
        <w:pBdr>
          <w:top w:val="nil"/>
          <w:left w:val="nil"/>
          <w:bottom w:val="nil"/>
          <w:right w:val="nil"/>
          <w:between w:val="nil"/>
        </w:pBdr>
        <w:spacing w:after="40" w:line="240" w:lineRule="auto"/>
        <w:jc w:val="left"/>
        <w:rPr>
          <w:color w:val="000000"/>
        </w:rPr>
      </w:pPr>
      <w:bookmarkStart w:id="43" w:name="_49x2ik5" w:colFirst="0" w:colLast="0"/>
      <w:bookmarkEnd w:id="43"/>
      <w:r>
        <w:rPr>
          <w:color w:val="000000"/>
        </w:rPr>
        <w:t>Tabela 2. Resultados dos testes de validação cruzada para o Experimento 2</w:t>
      </w:r>
    </w:p>
    <w:tbl>
      <w:tblPr>
        <w:tblStyle w:val="af"/>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CB356E1"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C1FD220" w14:textId="77777777" w:rsidR="007C5129" w:rsidRDefault="00000000">
            <w:pPr>
              <w:jc w:val="left"/>
            </w:pPr>
            <w:r>
              <w:rPr>
                <w:b w:val="0"/>
              </w:rPr>
              <w:t>Métrica</w:t>
            </w:r>
          </w:p>
        </w:tc>
        <w:tc>
          <w:tcPr>
            <w:tcW w:w="645" w:type="dxa"/>
          </w:tcPr>
          <w:p w14:paraId="3BCCC18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3929692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4B4DD5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299BD4A1"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5A38FAA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56F4D48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989FC3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D9C794F"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46E6843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146A4A5C"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3931BCE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718DD11" w14:textId="77777777" w:rsidR="007C5129" w:rsidRDefault="00000000">
            <w:pPr>
              <w:jc w:val="left"/>
              <w:rPr>
                <w:color w:val="000000"/>
              </w:rPr>
            </w:pPr>
            <w:r>
              <w:rPr>
                <w:b w:val="0"/>
                <w:color w:val="000000"/>
              </w:rPr>
              <w:t>Acurácia (%)</w:t>
            </w:r>
          </w:p>
        </w:tc>
        <w:tc>
          <w:tcPr>
            <w:tcW w:w="645" w:type="dxa"/>
          </w:tcPr>
          <w:p w14:paraId="2FE59B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76,6</w:t>
            </w:r>
          </w:p>
        </w:tc>
        <w:tc>
          <w:tcPr>
            <w:tcW w:w="680" w:type="dxa"/>
          </w:tcPr>
          <w:p w14:paraId="167E406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79,6</w:t>
            </w:r>
          </w:p>
        </w:tc>
        <w:tc>
          <w:tcPr>
            <w:tcW w:w="680" w:type="dxa"/>
          </w:tcPr>
          <w:p w14:paraId="04794DF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85,7</w:t>
            </w:r>
          </w:p>
        </w:tc>
        <w:tc>
          <w:tcPr>
            <w:tcW w:w="680" w:type="dxa"/>
          </w:tcPr>
          <w:p w14:paraId="3CB1C0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A43DC2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84,4</w:t>
            </w:r>
          </w:p>
        </w:tc>
        <w:tc>
          <w:tcPr>
            <w:tcW w:w="680" w:type="dxa"/>
          </w:tcPr>
          <w:p w14:paraId="6862A98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88,8</w:t>
            </w:r>
          </w:p>
        </w:tc>
        <w:tc>
          <w:tcPr>
            <w:tcW w:w="680" w:type="dxa"/>
          </w:tcPr>
          <w:p w14:paraId="2C0D76B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83,9</w:t>
            </w:r>
          </w:p>
        </w:tc>
        <w:tc>
          <w:tcPr>
            <w:tcW w:w="680" w:type="dxa"/>
          </w:tcPr>
          <w:p w14:paraId="1B8FC41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c>
          <w:tcPr>
            <w:tcW w:w="680" w:type="dxa"/>
          </w:tcPr>
          <w:p w14:paraId="756355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7ED47FA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r>
      <w:tr w:rsidR="007C5129" w14:paraId="563CFDCB"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4299DCC" w14:textId="77777777" w:rsidR="007C5129" w:rsidRDefault="00000000">
            <w:pPr>
              <w:jc w:val="left"/>
              <w:rPr>
                <w:color w:val="000000"/>
              </w:rPr>
            </w:pPr>
            <w:r>
              <w:rPr>
                <w:b w:val="0"/>
                <w:color w:val="000000"/>
              </w:rPr>
              <w:t>Precisão (%)</w:t>
            </w:r>
          </w:p>
        </w:tc>
        <w:tc>
          <w:tcPr>
            <w:tcW w:w="645" w:type="dxa"/>
          </w:tcPr>
          <w:p w14:paraId="0B9782D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4E8228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77,8</w:t>
            </w:r>
          </w:p>
        </w:tc>
        <w:tc>
          <w:tcPr>
            <w:tcW w:w="680" w:type="dxa"/>
          </w:tcPr>
          <w:p w14:paraId="72464C7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680" w:type="dxa"/>
          </w:tcPr>
          <w:p w14:paraId="0DEF51D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312431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90,5</w:t>
            </w:r>
          </w:p>
        </w:tc>
        <w:tc>
          <w:tcPr>
            <w:tcW w:w="680" w:type="dxa"/>
          </w:tcPr>
          <w:p w14:paraId="5488E78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90,1</w:t>
            </w:r>
          </w:p>
        </w:tc>
        <w:tc>
          <w:tcPr>
            <w:tcW w:w="680" w:type="dxa"/>
          </w:tcPr>
          <w:p w14:paraId="23272A7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80,2</w:t>
            </w:r>
          </w:p>
        </w:tc>
        <w:tc>
          <w:tcPr>
            <w:tcW w:w="680" w:type="dxa"/>
          </w:tcPr>
          <w:p w14:paraId="3094095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3A36413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4E70BE2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r>
      <w:tr w:rsidR="007C5129" w14:paraId="1820079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CE14416" w14:textId="77777777" w:rsidR="007C5129" w:rsidRDefault="00000000">
            <w:pPr>
              <w:jc w:val="left"/>
              <w:rPr>
                <w:color w:val="000000"/>
              </w:rPr>
            </w:pPr>
            <w:r>
              <w:rPr>
                <w:b w:val="0"/>
                <w:color w:val="000000"/>
              </w:rPr>
              <w:t>Sensibilidade (%)</w:t>
            </w:r>
          </w:p>
        </w:tc>
        <w:tc>
          <w:tcPr>
            <w:tcW w:w="645" w:type="dxa"/>
          </w:tcPr>
          <w:p w14:paraId="68FDFD0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60,8</w:t>
            </w:r>
          </w:p>
        </w:tc>
        <w:tc>
          <w:tcPr>
            <w:tcW w:w="680" w:type="dxa"/>
          </w:tcPr>
          <w:p w14:paraId="72E1955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84,3</w:t>
            </w:r>
          </w:p>
        </w:tc>
        <w:tc>
          <w:tcPr>
            <w:tcW w:w="680" w:type="dxa"/>
          </w:tcPr>
          <w:p w14:paraId="532B1E9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81,8</w:t>
            </w:r>
          </w:p>
        </w:tc>
        <w:tc>
          <w:tcPr>
            <w:tcW w:w="680" w:type="dxa"/>
          </w:tcPr>
          <w:p w14:paraId="38418DF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680" w:type="dxa"/>
          </w:tcPr>
          <w:p w14:paraId="45EF903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77,6</w:t>
            </w:r>
          </w:p>
        </w:tc>
        <w:tc>
          <w:tcPr>
            <w:tcW w:w="680" w:type="dxa"/>
          </w:tcPr>
          <w:p w14:paraId="127CB89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89,6</w:t>
            </w:r>
          </w:p>
        </w:tc>
        <w:tc>
          <w:tcPr>
            <w:tcW w:w="680" w:type="dxa"/>
          </w:tcPr>
          <w:p w14:paraId="55C2698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93,1</w:t>
            </w:r>
          </w:p>
        </w:tc>
        <w:tc>
          <w:tcPr>
            <w:tcW w:w="680" w:type="dxa"/>
          </w:tcPr>
          <w:p w14:paraId="1E5800E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31270D4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98,2</w:t>
            </w:r>
          </w:p>
        </w:tc>
        <w:tc>
          <w:tcPr>
            <w:tcW w:w="680" w:type="dxa"/>
          </w:tcPr>
          <w:p w14:paraId="423576E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86,0</w:t>
            </w:r>
          </w:p>
        </w:tc>
      </w:tr>
      <w:tr w:rsidR="007C5129" w14:paraId="6CCE11D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FCEF243" w14:textId="77777777" w:rsidR="007C5129" w:rsidRDefault="00000000">
            <w:pPr>
              <w:jc w:val="left"/>
              <w:rPr>
                <w:color w:val="000000"/>
              </w:rPr>
            </w:pPr>
            <w:r>
              <w:rPr>
                <w:b w:val="0"/>
                <w:color w:val="000000"/>
              </w:rPr>
              <w:t>Especificidade (%)</w:t>
            </w:r>
          </w:p>
        </w:tc>
        <w:tc>
          <w:tcPr>
            <w:tcW w:w="645" w:type="dxa"/>
          </w:tcPr>
          <w:p w14:paraId="6130AAB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92,3</w:t>
            </w:r>
          </w:p>
        </w:tc>
        <w:tc>
          <w:tcPr>
            <w:tcW w:w="680" w:type="dxa"/>
          </w:tcPr>
          <w:p w14:paraId="2312E9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74,6</w:t>
            </w:r>
          </w:p>
        </w:tc>
        <w:tc>
          <w:tcPr>
            <w:tcW w:w="680" w:type="dxa"/>
          </w:tcPr>
          <w:p w14:paraId="2796BEB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89,7</w:t>
            </w:r>
          </w:p>
        </w:tc>
        <w:tc>
          <w:tcPr>
            <w:tcW w:w="680" w:type="dxa"/>
          </w:tcPr>
          <w:p w14:paraId="5D1F02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9B336B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91,5</w:t>
            </w:r>
          </w:p>
        </w:tc>
        <w:tc>
          <w:tcPr>
            <w:tcW w:w="680" w:type="dxa"/>
          </w:tcPr>
          <w:p w14:paraId="3B46FED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2DAB81A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73,4</w:t>
            </w:r>
          </w:p>
        </w:tc>
        <w:tc>
          <w:tcPr>
            <w:tcW w:w="680" w:type="dxa"/>
          </w:tcPr>
          <w:p w14:paraId="279AC88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780CA8F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18BB84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r>
      <w:tr w:rsidR="007C5129" w14:paraId="2F7ADC8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8908ACD" w14:textId="77777777" w:rsidR="007C5129" w:rsidRDefault="00000000">
            <w:pPr>
              <w:jc w:val="left"/>
              <w:rPr>
                <w:color w:val="000000"/>
              </w:rPr>
            </w:pPr>
            <w:r>
              <w:rPr>
                <w:b w:val="0"/>
                <w:color w:val="000000"/>
              </w:rPr>
              <w:t>F1-Score (%)</w:t>
            </w:r>
          </w:p>
        </w:tc>
        <w:tc>
          <w:tcPr>
            <w:tcW w:w="645" w:type="dxa"/>
          </w:tcPr>
          <w:p w14:paraId="1C29BEC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72,2</w:t>
            </w:r>
          </w:p>
        </w:tc>
        <w:tc>
          <w:tcPr>
            <w:tcW w:w="680" w:type="dxa"/>
          </w:tcPr>
          <w:p w14:paraId="0889A0A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80,9</w:t>
            </w:r>
          </w:p>
        </w:tc>
        <w:tc>
          <w:tcPr>
            <w:tcW w:w="680" w:type="dxa"/>
          </w:tcPr>
          <w:p w14:paraId="22E4186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85,3</w:t>
            </w:r>
          </w:p>
        </w:tc>
        <w:tc>
          <w:tcPr>
            <w:tcW w:w="680" w:type="dxa"/>
          </w:tcPr>
          <w:p w14:paraId="23881D8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37E27BA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6AF39F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c>
          <w:tcPr>
            <w:tcW w:w="680" w:type="dxa"/>
          </w:tcPr>
          <w:p w14:paraId="0B4FB9B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C93393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0706567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192EB2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r>
      <w:tr w:rsidR="007C5129" w14:paraId="03B5989A"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76A4B55"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645" w:type="dxa"/>
          </w:tcPr>
          <w:p w14:paraId="63D8C9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0,53</w:t>
            </w:r>
          </w:p>
        </w:tc>
        <w:tc>
          <w:tcPr>
            <w:tcW w:w="680" w:type="dxa"/>
          </w:tcPr>
          <w:p w14:paraId="0EA8DB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0,59</w:t>
            </w:r>
          </w:p>
        </w:tc>
        <w:tc>
          <w:tcPr>
            <w:tcW w:w="680" w:type="dxa"/>
          </w:tcPr>
          <w:p w14:paraId="7EEFB4B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4CF486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5BCA7B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0,69</w:t>
            </w:r>
          </w:p>
        </w:tc>
        <w:tc>
          <w:tcPr>
            <w:tcW w:w="680" w:type="dxa"/>
          </w:tcPr>
          <w:p w14:paraId="0201081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7C9F4D4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0,66</w:t>
            </w:r>
          </w:p>
        </w:tc>
        <w:tc>
          <w:tcPr>
            <w:tcW w:w="680" w:type="dxa"/>
          </w:tcPr>
          <w:p w14:paraId="066402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45BDB6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0,95</w:t>
            </w:r>
          </w:p>
        </w:tc>
        <w:tc>
          <w:tcPr>
            <w:tcW w:w="680" w:type="dxa"/>
          </w:tcPr>
          <w:p w14:paraId="1A0317D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r>
    </w:tbl>
    <w:p w14:paraId="68AC0018"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298C82BE" w14:textId="77777777" w:rsidR="007C5129" w:rsidRDefault="00000000">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16:</w:t>
      </w:r>
    </w:p>
    <w:p w14:paraId="0E808DB1"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0E701C9D" wp14:editId="7E067ABD">
            <wp:extent cx="6035040" cy="2119916"/>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035040" cy="2119916"/>
                    </a:xfrm>
                    <a:prstGeom prst="rect">
                      <a:avLst/>
                    </a:prstGeom>
                    <a:ln/>
                  </pic:spPr>
                </pic:pic>
              </a:graphicData>
            </a:graphic>
          </wp:inline>
        </w:drawing>
      </w:r>
    </w:p>
    <w:p w14:paraId="74C86A88" w14:textId="77777777" w:rsidR="007C5129" w:rsidRDefault="00000000">
      <w:pPr>
        <w:pBdr>
          <w:top w:val="nil"/>
          <w:left w:val="nil"/>
          <w:bottom w:val="nil"/>
          <w:right w:val="nil"/>
          <w:between w:val="nil"/>
        </w:pBdr>
        <w:spacing w:after="200" w:line="240" w:lineRule="auto"/>
        <w:jc w:val="left"/>
        <w:rPr>
          <w:color w:val="000000"/>
        </w:rPr>
      </w:pPr>
      <w:bookmarkStart w:id="44" w:name="_2p2csry" w:colFirst="0" w:colLast="0"/>
      <w:bookmarkEnd w:id="44"/>
      <w:r>
        <w:rPr>
          <w:color w:val="000000"/>
        </w:rPr>
        <w:t>Figura 16. Progressão da acurácia de treino e teste para o Experimento 2</w:t>
      </w:r>
      <w:r>
        <w:rPr>
          <w:color w:val="000000"/>
        </w:rPr>
        <w:br/>
        <w:t>Fonte: Resultados originais da pesquisa</w:t>
      </w:r>
    </w:p>
    <w:p w14:paraId="47ABDC31" w14:textId="77777777" w:rsidR="007C5129" w:rsidRDefault="00000000">
      <w:pPr>
        <w:pBdr>
          <w:top w:val="nil"/>
          <w:left w:val="nil"/>
          <w:bottom w:val="nil"/>
          <w:right w:val="nil"/>
          <w:between w:val="nil"/>
        </w:pBdr>
        <w:spacing w:line="360" w:lineRule="auto"/>
        <w:ind w:left="-144" w:firstLine="709"/>
        <w:jc w:val="left"/>
        <w:rPr>
          <w:color w:val="000000"/>
        </w:rPr>
      </w:pPr>
      <w:r>
        <w:rPr>
          <w:color w:val="000000"/>
        </w:rPr>
        <w:t>Por fim, as matrizes de confusão normalizadas para o Experimento 2 são mostradas na Figura 17:</w:t>
      </w:r>
      <w:r>
        <w:t xml:space="preserve"> </w:t>
      </w:r>
      <w:r>
        <w:rPr>
          <w:noProof/>
        </w:rPr>
        <w:drawing>
          <wp:inline distT="0" distB="0" distL="0" distR="0" wp14:anchorId="599F9E58" wp14:editId="5B8A6F35">
            <wp:extent cx="6035040" cy="2167824"/>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6035040" cy="2167824"/>
                    </a:xfrm>
                    <a:prstGeom prst="rect">
                      <a:avLst/>
                    </a:prstGeom>
                    <a:ln/>
                  </pic:spPr>
                </pic:pic>
              </a:graphicData>
            </a:graphic>
          </wp:inline>
        </w:drawing>
      </w:r>
    </w:p>
    <w:p w14:paraId="272B1626" w14:textId="77777777" w:rsidR="007C5129" w:rsidRDefault="00000000">
      <w:pPr>
        <w:pBdr>
          <w:top w:val="nil"/>
          <w:left w:val="nil"/>
          <w:bottom w:val="nil"/>
          <w:right w:val="nil"/>
          <w:between w:val="nil"/>
        </w:pBdr>
        <w:spacing w:after="200" w:line="240" w:lineRule="auto"/>
        <w:jc w:val="left"/>
        <w:rPr>
          <w:color w:val="000000"/>
        </w:rPr>
      </w:pPr>
      <w:bookmarkStart w:id="45" w:name="_147n2zr" w:colFirst="0" w:colLast="0"/>
      <w:bookmarkEnd w:id="45"/>
      <w:r>
        <w:rPr>
          <w:color w:val="000000"/>
        </w:rPr>
        <w:t>Figura 17. Matrizes de confusão normalizadas para o Experimento 2</w:t>
      </w:r>
      <w:r>
        <w:rPr>
          <w:color w:val="000000"/>
        </w:rPr>
        <w:br/>
        <w:t>Fonte: Resultados originais da pesquisa</w:t>
      </w:r>
    </w:p>
    <w:p w14:paraId="3AFD7B2F"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3 são mostrados na Tabela 3:</w:t>
      </w:r>
    </w:p>
    <w:p w14:paraId="296B8993" w14:textId="77777777" w:rsidR="007C5129" w:rsidRDefault="00000000">
      <w:pPr>
        <w:keepNext/>
        <w:pBdr>
          <w:top w:val="nil"/>
          <w:left w:val="nil"/>
          <w:bottom w:val="nil"/>
          <w:right w:val="nil"/>
          <w:between w:val="nil"/>
        </w:pBdr>
        <w:spacing w:after="40" w:line="240" w:lineRule="auto"/>
        <w:jc w:val="left"/>
        <w:rPr>
          <w:color w:val="000000"/>
        </w:rPr>
      </w:pPr>
      <w:bookmarkStart w:id="46" w:name="_3o7alnk" w:colFirst="0" w:colLast="0"/>
      <w:bookmarkEnd w:id="46"/>
      <w:r>
        <w:rPr>
          <w:color w:val="000000"/>
        </w:rPr>
        <w:t>Tabela 3. Resultados dos testes de validação cruzada para o Experimento 3</w:t>
      </w:r>
    </w:p>
    <w:tbl>
      <w:tblPr>
        <w:tblStyle w:val="af0"/>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7C5129" w14:paraId="4FF6B838"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D899B87" w14:textId="77777777" w:rsidR="007C5129" w:rsidRDefault="00000000">
            <w:pPr>
              <w:jc w:val="left"/>
            </w:pPr>
            <w:r>
              <w:rPr>
                <w:b w:val="0"/>
              </w:rPr>
              <w:t>Métrica</w:t>
            </w:r>
          </w:p>
        </w:tc>
        <w:tc>
          <w:tcPr>
            <w:tcW w:w="645" w:type="dxa"/>
          </w:tcPr>
          <w:p w14:paraId="43205CB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4B90B33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9371DD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227FAB8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16E504C9"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6AF54E3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5FC65A7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578A446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6E6EF8D5"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324D064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166B942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70621CC" w14:textId="77777777" w:rsidR="007C5129" w:rsidRDefault="00000000">
            <w:pPr>
              <w:jc w:val="left"/>
              <w:rPr>
                <w:color w:val="000000"/>
              </w:rPr>
            </w:pPr>
            <w:r>
              <w:rPr>
                <w:b w:val="0"/>
                <w:color w:val="000000"/>
              </w:rPr>
              <w:t>Acurácia (%)</w:t>
            </w:r>
          </w:p>
        </w:tc>
        <w:tc>
          <w:tcPr>
            <w:tcW w:w="645" w:type="dxa"/>
          </w:tcPr>
          <w:p w14:paraId="514B66B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82,2</w:t>
            </w:r>
          </w:p>
        </w:tc>
        <w:tc>
          <w:tcPr>
            <w:tcW w:w="680" w:type="dxa"/>
          </w:tcPr>
          <w:p w14:paraId="54AFC7D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83,0</w:t>
            </w:r>
          </w:p>
        </w:tc>
        <w:tc>
          <w:tcPr>
            <w:tcW w:w="680" w:type="dxa"/>
          </w:tcPr>
          <w:p w14:paraId="7691F1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86,2</w:t>
            </w:r>
          </w:p>
        </w:tc>
        <w:tc>
          <w:tcPr>
            <w:tcW w:w="680" w:type="dxa"/>
          </w:tcPr>
          <w:p w14:paraId="57FBBA4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89,7</w:t>
            </w:r>
          </w:p>
        </w:tc>
        <w:tc>
          <w:tcPr>
            <w:tcW w:w="680" w:type="dxa"/>
          </w:tcPr>
          <w:p w14:paraId="6F2585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0D727A8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c>
          <w:tcPr>
            <w:tcW w:w="680" w:type="dxa"/>
          </w:tcPr>
          <w:p w14:paraId="7BD3074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69CAE2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89,6</w:t>
            </w:r>
          </w:p>
        </w:tc>
        <w:tc>
          <w:tcPr>
            <w:tcW w:w="680" w:type="dxa"/>
          </w:tcPr>
          <w:p w14:paraId="276B61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97,5</w:t>
            </w:r>
          </w:p>
        </w:tc>
        <w:tc>
          <w:tcPr>
            <w:tcW w:w="680" w:type="dxa"/>
          </w:tcPr>
          <w:p w14:paraId="5D9ACB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r>
      <w:tr w:rsidR="007C5129" w14:paraId="31645EB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81F5005" w14:textId="77777777" w:rsidR="007C5129" w:rsidRDefault="00000000">
            <w:pPr>
              <w:jc w:val="left"/>
              <w:rPr>
                <w:color w:val="000000"/>
              </w:rPr>
            </w:pPr>
            <w:r>
              <w:rPr>
                <w:b w:val="0"/>
                <w:color w:val="000000"/>
              </w:rPr>
              <w:t>Precisão (%)</w:t>
            </w:r>
          </w:p>
        </w:tc>
        <w:tc>
          <w:tcPr>
            <w:tcW w:w="645" w:type="dxa"/>
          </w:tcPr>
          <w:p w14:paraId="244D9DF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91,8</w:t>
            </w:r>
          </w:p>
        </w:tc>
        <w:tc>
          <w:tcPr>
            <w:tcW w:w="680" w:type="dxa"/>
          </w:tcPr>
          <w:p w14:paraId="50B1F7E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89,4</w:t>
            </w:r>
          </w:p>
        </w:tc>
        <w:tc>
          <w:tcPr>
            <w:tcW w:w="680" w:type="dxa"/>
          </w:tcPr>
          <w:p w14:paraId="567F42D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680" w:type="dxa"/>
          </w:tcPr>
          <w:p w14:paraId="6B33EC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90,6</w:t>
            </w:r>
          </w:p>
        </w:tc>
        <w:tc>
          <w:tcPr>
            <w:tcW w:w="680" w:type="dxa"/>
          </w:tcPr>
          <w:p w14:paraId="41FB2B4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94,6</w:t>
            </w:r>
          </w:p>
        </w:tc>
        <w:tc>
          <w:tcPr>
            <w:tcW w:w="680" w:type="dxa"/>
          </w:tcPr>
          <w:p w14:paraId="5BB8A03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95,5</w:t>
            </w:r>
          </w:p>
        </w:tc>
        <w:tc>
          <w:tcPr>
            <w:tcW w:w="680" w:type="dxa"/>
          </w:tcPr>
          <w:p w14:paraId="54E6E16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90,1</w:t>
            </w:r>
          </w:p>
        </w:tc>
        <w:tc>
          <w:tcPr>
            <w:tcW w:w="680" w:type="dxa"/>
          </w:tcPr>
          <w:p w14:paraId="3862FA1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92,7</w:t>
            </w:r>
          </w:p>
        </w:tc>
        <w:tc>
          <w:tcPr>
            <w:tcW w:w="680" w:type="dxa"/>
          </w:tcPr>
          <w:p w14:paraId="48207ED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98,8</w:t>
            </w:r>
          </w:p>
        </w:tc>
        <w:tc>
          <w:tcPr>
            <w:tcW w:w="680" w:type="dxa"/>
          </w:tcPr>
          <w:p w14:paraId="21AE28E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93,0</w:t>
            </w:r>
          </w:p>
        </w:tc>
      </w:tr>
      <w:tr w:rsidR="007C5129" w14:paraId="173A1080"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7291834A" w14:textId="77777777" w:rsidR="007C5129" w:rsidRDefault="00000000">
            <w:pPr>
              <w:jc w:val="left"/>
              <w:rPr>
                <w:color w:val="000000"/>
              </w:rPr>
            </w:pPr>
            <w:r>
              <w:rPr>
                <w:b w:val="0"/>
                <w:color w:val="000000"/>
              </w:rPr>
              <w:t>Sensibilidade (%)</w:t>
            </w:r>
          </w:p>
        </w:tc>
        <w:tc>
          <w:tcPr>
            <w:tcW w:w="645" w:type="dxa"/>
          </w:tcPr>
          <w:p w14:paraId="5366A9A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69,5</w:t>
            </w:r>
          </w:p>
        </w:tc>
        <w:tc>
          <w:tcPr>
            <w:tcW w:w="680" w:type="dxa"/>
          </w:tcPr>
          <w:p w14:paraId="2487BB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74,7</w:t>
            </w:r>
          </w:p>
        </w:tc>
        <w:tc>
          <w:tcPr>
            <w:tcW w:w="680" w:type="dxa"/>
          </w:tcPr>
          <w:p w14:paraId="0629129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70BB561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87,8</w:t>
            </w:r>
          </w:p>
        </w:tc>
        <w:tc>
          <w:tcPr>
            <w:tcW w:w="680" w:type="dxa"/>
          </w:tcPr>
          <w:p w14:paraId="5DE1A5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80,5</w:t>
            </w:r>
          </w:p>
        </w:tc>
        <w:tc>
          <w:tcPr>
            <w:tcW w:w="680" w:type="dxa"/>
          </w:tcPr>
          <w:p w14:paraId="34A5DBE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80,8</w:t>
            </w:r>
          </w:p>
        </w:tc>
        <w:tc>
          <w:tcPr>
            <w:tcW w:w="680" w:type="dxa"/>
          </w:tcPr>
          <w:p w14:paraId="59F19F4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81,1</w:t>
            </w:r>
          </w:p>
        </w:tc>
        <w:tc>
          <w:tcPr>
            <w:tcW w:w="680" w:type="dxa"/>
          </w:tcPr>
          <w:p w14:paraId="257864C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16BDDA3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96,0</w:t>
            </w:r>
          </w:p>
        </w:tc>
        <w:tc>
          <w:tcPr>
            <w:tcW w:w="680" w:type="dxa"/>
          </w:tcPr>
          <w:p w14:paraId="0C68455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r>
      <w:tr w:rsidR="007C5129" w14:paraId="0ECF392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997C0D0" w14:textId="77777777" w:rsidR="007C5129" w:rsidRDefault="00000000">
            <w:pPr>
              <w:jc w:val="left"/>
              <w:rPr>
                <w:color w:val="000000"/>
              </w:rPr>
            </w:pPr>
            <w:r>
              <w:rPr>
                <w:b w:val="0"/>
                <w:color w:val="000000"/>
              </w:rPr>
              <w:t>Especificidade (%)</w:t>
            </w:r>
          </w:p>
        </w:tc>
        <w:tc>
          <w:tcPr>
            <w:tcW w:w="645" w:type="dxa"/>
          </w:tcPr>
          <w:p w14:paraId="3DCCBB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7250C2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91,1</w:t>
            </w:r>
          </w:p>
        </w:tc>
        <w:tc>
          <w:tcPr>
            <w:tcW w:w="680" w:type="dxa"/>
          </w:tcPr>
          <w:p w14:paraId="1F430DA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88,8</w:t>
            </w:r>
          </w:p>
        </w:tc>
        <w:tc>
          <w:tcPr>
            <w:tcW w:w="680" w:type="dxa"/>
          </w:tcPr>
          <w:p w14:paraId="6A6EC50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3688D0A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95,5</w:t>
            </w:r>
          </w:p>
        </w:tc>
        <w:tc>
          <w:tcPr>
            <w:tcW w:w="680" w:type="dxa"/>
          </w:tcPr>
          <w:p w14:paraId="39B9FC0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2F064C1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1FA20D5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94,1</w:t>
            </w:r>
          </w:p>
        </w:tc>
        <w:tc>
          <w:tcPr>
            <w:tcW w:w="680" w:type="dxa"/>
          </w:tcPr>
          <w:p w14:paraId="26E757B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98,9</w:t>
            </w:r>
          </w:p>
        </w:tc>
        <w:tc>
          <w:tcPr>
            <w:tcW w:w="680" w:type="dxa"/>
          </w:tcPr>
          <w:p w14:paraId="141BEFE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94,4</w:t>
            </w:r>
          </w:p>
        </w:tc>
      </w:tr>
      <w:tr w:rsidR="007C5129" w14:paraId="1A680D97"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ED0448A" w14:textId="77777777" w:rsidR="007C5129" w:rsidRDefault="00000000">
            <w:pPr>
              <w:jc w:val="left"/>
              <w:rPr>
                <w:color w:val="000000"/>
              </w:rPr>
            </w:pPr>
            <w:r>
              <w:rPr>
                <w:b w:val="0"/>
                <w:color w:val="000000"/>
              </w:rPr>
              <w:t>F1-Score (%)</w:t>
            </w:r>
          </w:p>
        </w:tc>
        <w:tc>
          <w:tcPr>
            <w:tcW w:w="645" w:type="dxa"/>
          </w:tcPr>
          <w:p w14:paraId="56E244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79,1</w:t>
            </w:r>
          </w:p>
        </w:tc>
        <w:tc>
          <w:tcPr>
            <w:tcW w:w="680" w:type="dxa"/>
          </w:tcPr>
          <w:p w14:paraId="4179A1B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81,4</w:t>
            </w:r>
          </w:p>
        </w:tc>
        <w:tc>
          <w:tcPr>
            <w:tcW w:w="680" w:type="dxa"/>
          </w:tcPr>
          <w:p w14:paraId="723EB1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6A27379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89,2</w:t>
            </w:r>
          </w:p>
        </w:tc>
        <w:tc>
          <w:tcPr>
            <w:tcW w:w="680" w:type="dxa"/>
          </w:tcPr>
          <w:p w14:paraId="7D8C90F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14A2504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31EDEFF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85,4</w:t>
            </w:r>
          </w:p>
        </w:tc>
        <w:tc>
          <w:tcPr>
            <w:tcW w:w="680" w:type="dxa"/>
          </w:tcPr>
          <w:p w14:paraId="101C61A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2BDA11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97,4</w:t>
            </w:r>
          </w:p>
        </w:tc>
        <w:tc>
          <w:tcPr>
            <w:tcW w:w="680" w:type="dxa"/>
          </w:tcPr>
          <w:p w14:paraId="67CF652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85,7</w:t>
            </w:r>
          </w:p>
        </w:tc>
      </w:tr>
      <w:tr w:rsidR="007C5129" w14:paraId="0AB91821"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4DE28D5"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645" w:type="dxa"/>
          </w:tcPr>
          <w:p w14:paraId="79D1381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0,63</w:t>
            </w:r>
          </w:p>
        </w:tc>
        <w:tc>
          <w:tcPr>
            <w:tcW w:w="680" w:type="dxa"/>
          </w:tcPr>
          <w:p w14:paraId="6A61937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0,65</w:t>
            </w:r>
          </w:p>
        </w:tc>
        <w:tc>
          <w:tcPr>
            <w:tcW w:w="680" w:type="dxa"/>
          </w:tcPr>
          <w:p w14:paraId="3C63E0A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0,72</w:t>
            </w:r>
          </w:p>
        </w:tc>
        <w:tc>
          <w:tcPr>
            <w:tcW w:w="680" w:type="dxa"/>
          </w:tcPr>
          <w:p w14:paraId="5EAF248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0,79</w:t>
            </w:r>
          </w:p>
        </w:tc>
        <w:tc>
          <w:tcPr>
            <w:tcW w:w="680" w:type="dxa"/>
          </w:tcPr>
          <w:p w14:paraId="0018A35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c>
          <w:tcPr>
            <w:tcW w:w="680" w:type="dxa"/>
          </w:tcPr>
          <w:p w14:paraId="4C3FDE3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0,76</w:t>
            </w:r>
          </w:p>
        </w:tc>
        <w:tc>
          <w:tcPr>
            <w:tcW w:w="680" w:type="dxa"/>
          </w:tcPr>
          <w:p w14:paraId="493D672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53AB5C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70019A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0,95</w:t>
            </w:r>
          </w:p>
        </w:tc>
        <w:tc>
          <w:tcPr>
            <w:tcW w:w="680" w:type="dxa"/>
          </w:tcPr>
          <w:p w14:paraId="0882530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r>
    </w:tbl>
    <w:p w14:paraId="79DF6DDF"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0B86F395"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3 é mostrada na Figura 18:</w:t>
      </w:r>
    </w:p>
    <w:p w14:paraId="533B6070"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68D92AE7" wp14:editId="6E4FDA46">
            <wp:extent cx="6035040" cy="213522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6035040" cy="2135220"/>
                    </a:xfrm>
                    <a:prstGeom prst="rect">
                      <a:avLst/>
                    </a:prstGeom>
                    <a:ln/>
                  </pic:spPr>
                </pic:pic>
              </a:graphicData>
            </a:graphic>
          </wp:inline>
        </w:drawing>
      </w:r>
    </w:p>
    <w:p w14:paraId="27EF8334" w14:textId="77777777" w:rsidR="007C5129" w:rsidRDefault="00000000">
      <w:pPr>
        <w:pBdr>
          <w:top w:val="nil"/>
          <w:left w:val="nil"/>
          <w:bottom w:val="nil"/>
          <w:right w:val="nil"/>
          <w:between w:val="nil"/>
        </w:pBdr>
        <w:spacing w:after="200" w:line="240" w:lineRule="auto"/>
        <w:jc w:val="left"/>
        <w:rPr>
          <w:color w:val="000000"/>
        </w:rPr>
      </w:pPr>
      <w:bookmarkStart w:id="47" w:name="_23ckvvd" w:colFirst="0" w:colLast="0"/>
      <w:bookmarkEnd w:id="47"/>
      <w:r>
        <w:rPr>
          <w:color w:val="000000"/>
        </w:rPr>
        <w:t>Figura 18. Progressão da acurácia de treino e teste para o Experimento 3</w:t>
      </w:r>
      <w:r>
        <w:rPr>
          <w:color w:val="000000"/>
        </w:rPr>
        <w:br/>
        <w:t>Fonte: Resultados originais da pesquisa</w:t>
      </w:r>
    </w:p>
    <w:p w14:paraId="2A89258D" w14:textId="77777777" w:rsidR="007C5129" w:rsidRDefault="00000000">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3 são mostradas na Figura 19:</w:t>
      </w:r>
      <w:r>
        <w:t xml:space="preserve"> </w:t>
      </w:r>
      <w:r>
        <w:rPr>
          <w:noProof/>
        </w:rPr>
        <w:drawing>
          <wp:inline distT="0" distB="0" distL="0" distR="0" wp14:anchorId="0875A106" wp14:editId="23AF24BE">
            <wp:extent cx="6035040" cy="2167159"/>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6035040" cy="2167159"/>
                    </a:xfrm>
                    <a:prstGeom prst="rect">
                      <a:avLst/>
                    </a:prstGeom>
                    <a:ln/>
                  </pic:spPr>
                </pic:pic>
              </a:graphicData>
            </a:graphic>
          </wp:inline>
        </w:drawing>
      </w:r>
    </w:p>
    <w:p w14:paraId="6A726CE2" w14:textId="77777777" w:rsidR="007C5129" w:rsidRDefault="00000000">
      <w:pPr>
        <w:pBdr>
          <w:top w:val="nil"/>
          <w:left w:val="nil"/>
          <w:bottom w:val="nil"/>
          <w:right w:val="nil"/>
          <w:between w:val="nil"/>
        </w:pBdr>
        <w:spacing w:after="200" w:line="240" w:lineRule="auto"/>
        <w:jc w:val="left"/>
        <w:rPr>
          <w:b/>
          <w:color w:val="000000"/>
        </w:rPr>
      </w:pPr>
      <w:r>
        <w:rPr>
          <w:color w:val="000000"/>
        </w:rPr>
        <w:t>Figura 19. Matrizes de confusão normalizadas para o Experimento 3</w:t>
      </w:r>
      <w:r>
        <w:rPr>
          <w:color w:val="000000"/>
        </w:rPr>
        <w:br/>
        <w:t>Fonte: Resultados originais da pesquisa</w:t>
      </w:r>
    </w:p>
    <w:p w14:paraId="42C81210" w14:textId="77777777" w:rsidR="007C5129" w:rsidRDefault="00000000">
      <w:pPr>
        <w:pageBreakBefore/>
        <w:pBdr>
          <w:top w:val="nil"/>
          <w:left w:val="nil"/>
          <w:bottom w:val="nil"/>
          <w:right w:val="nil"/>
          <w:between w:val="nil"/>
        </w:pBdr>
        <w:spacing w:line="360" w:lineRule="auto"/>
        <w:ind w:firstLine="720"/>
        <w:rPr>
          <w:color w:val="000000"/>
        </w:rPr>
      </w:pPr>
      <w:r>
        <w:rPr>
          <w:color w:val="000000"/>
        </w:rPr>
        <w:lastRenderedPageBreak/>
        <w:t>Os resultados após a realização do Experimento 4 são mostrados na Tabela 4:</w:t>
      </w:r>
    </w:p>
    <w:p w14:paraId="1069C23D" w14:textId="77777777" w:rsidR="007C5129" w:rsidRDefault="00000000">
      <w:pPr>
        <w:keepNext/>
        <w:pBdr>
          <w:top w:val="nil"/>
          <w:left w:val="nil"/>
          <w:bottom w:val="nil"/>
          <w:right w:val="nil"/>
          <w:between w:val="nil"/>
        </w:pBdr>
        <w:spacing w:after="40" w:line="240" w:lineRule="auto"/>
        <w:jc w:val="left"/>
        <w:rPr>
          <w:color w:val="000000"/>
        </w:rPr>
      </w:pPr>
      <w:bookmarkStart w:id="48" w:name="_ihv636" w:colFirst="0" w:colLast="0"/>
      <w:bookmarkEnd w:id="48"/>
      <w:r>
        <w:rPr>
          <w:color w:val="000000"/>
        </w:rPr>
        <w:t>Tabela 4. Resultados dos testes de validação cruzada para o Experimento 4</w:t>
      </w:r>
    </w:p>
    <w:tbl>
      <w:tblPr>
        <w:tblStyle w:val="af1"/>
        <w:tblW w:w="8922"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7C5129" w14:paraId="3C069C8D"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44D4A25" w14:textId="77777777" w:rsidR="007C5129" w:rsidRDefault="00000000">
            <w:pPr>
              <w:jc w:val="left"/>
            </w:pPr>
            <w:r>
              <w:rPr>
                <w:b w:val="0"/>
              </w:rPr>
              <w:t>Métrica</w:t>
            </w:r>
          </w:p>
        </w:tc>
        <w:tc>
          <w:tcPr>
            <w:tcW w:w="645" w:type="dxa"/>
          </w:tcPr>
          <w:p w14:paraId="642238D1"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FEA9FCB"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3700D782"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365868E0"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78BC1A4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634861B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6AD9A08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39F0C00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6403839D"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75DD0B47"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7C5129" w14:paraId="4F661B3F"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4B0AD81" w14:textId="77777777" w:rsidR="007C5129" w:rsidRDefault="00000000">
            <w:pPr>
              <w:jc w:val="left"/>
              <w:rPr>
                <w:color w:val="000000"/>
              </w:rPr>
            </w:pPr>
            <w:r>
              <w:rPr>
                <w:b w:val="0"/>
                <w:color w:val="000000"/>
              </w:rPr>
              <w:t>Acurácia (%)</w:t>
            </w:r>
          </w:p>
        </w:tc>
        <w:tc>
          <w:tcPr>
            <w:tcW w:w="645" w:type="dxa"/>
          </w:tcPr>
          <w:p w14:paraId="68FD175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50761B0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79,8</w:t>
            </w:r>
          </w:p>
        </w:tc>
        <w:tc>
          <w:tcPr>
            <w:tcW w:w="680" w:type="dxa"/>
          </w:tcPr>
          <w:p w14:paraId="5DF7F05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87,4</w:t>
            </w:r>
          </w:p>
        </w:tc>
        <w:tc>
          <w:tcPr>
            <w:tcW w:w="680" w:type="dxa"/>
          </w:tcPr>
          <w:p w14:paraId="0BCC7C7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89,3</w:t>
            </w:r>
          </w:p>
        </w:tc>
        <w:tc>
          <w:tcPr>
            <w:tcW w:w="680" w:type="dxa"/>
          </w:tcPr>
          <w:p w14:paraId="3ED0D8C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6D18E61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6F3FE91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87,2</w:t>
            </w:r>
          </w:p>
        </w:tc>
        <w:tc>
          <w:tcPr>
            <w:tcW w:w="680" w:type="dxa"/>
          </w:tcPr>
          <w:p w14:paraId="01DE884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89,0</w:t>
            </w:r>
          </w:p>
        </w:tc>
        <w:tc>
          <w:tcPr>
            <w:tcW w:w="767" w:type="dxa"/>
          </w:tcPr>
          <w:p w14:paraId="511DD8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98,0</w:t>
            </w:r>
          </w:p>
        </w:tc>
        <w:tc>
          <w:tcPr>
            <w:tcW w:w="680" w:type="dxa"/>
          </w:tcPr>
          <w:p w14:paraId="00FB9A9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89,4</w:t>
            </w:r>
          </w:p>
        </w:tc>
      </w:tr>
      <w:tr w:rsidR="007C5129" w14:paraId="4313D303"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1B3026EB" w14:textId="77777777" w:rsidR="007C5129" w:rsidRDefault="00000000">
            <w:pPr>
              <w:jc w:val="left"/>
              <w:rPr>
                <w:color w:val="000000"/>
              </w:rPr>
            </w:pPr>
            <w:r>
              <w:rPr>
                <w:b w:val="0"/>
                <w:color w:val="000000"/>
              </w:rPr>
              <w:t>Precisão (%)</w:t>
            </w:r>
          </w:p>
        </w:tc>
        <w:tc>
          <w:tcPr>
            <w:tcW w:w="645" w:type="dxa"/>
          </w:tcPr>
          <w:p w14:paraId="2151BA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87,3</w:t>
            </w:r>
          </w:p>
        </w:tc>
        <w:tc>
          <w:tcPr>
            <w:tcW w:w="680" w:type="dxa"/>
          </w:tcPr>
          <w:p w14:paraId="577DAAE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84,4</w:t>
            </w:r>
          </w:p>
        </w:tc>
        <w:tc>
          <w:tcPr>
            <w:tcW w:w="680" w:type="dxa"/>
          </w:tcPr>
          <w:p w14:paraId="0B11793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90,6</w:t>
            </w:r>
          </w:p>
        </w:tc>
        <w:tc>
          <w:tcPr>
            <w:tcW w:w="680" w:type="dxa"/>
          </w:tcPr>
          <w:p w14:paraId="3863258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94,9</w:t>
            </w:r>
          </w:p>
        </w:tc>
        <w:tc>
          <w:tcPr>
            <w:tcW w:w="680" w:type="dxa"/>
          </w:tcPr>
          <w:p w14:paraId="4EA3153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95,1</w:t>
            </w:r>
          </w:p>
        </w:tc>
        <w:tc>
          <w:tcPr>
            <w:tcW w:w="680" w:type="dxa"/>
          </w:tcPr>
          <w:p w14:paraId="6170C34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94,2</w:t>
            </w:r>
          </w:p>
        </w:tc>
        <w:tc>
          <w:tcPr>
            <w:tcW w:w="680" w:type="dxa"/>
          </w:tcPr>
          <w:p w14:paraId="3E0069C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90,5</w:t>
            </w:r>
          </w:p>
        </w:tc>
        <w:tc>
          <w:tcPr>
            <w:tcW w:w="680" w:type="dxa"/>
          </w:tcPr>
          <w:p w14:paraId="30E6380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92,4</w:t>
            </w:r>
          </w:p>
        </w:tc>
        <w:tc>
          <w:tcPr>
            <w:tcW w:w="767" w:type="dxa"/>
          </w:tcPr>
          <w:p w14:paraId="0B013F3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97,8</w:t>
            </w:r>
          </w:p>
        </w:tc>
        <w:tc>
          <w:tcPr>
            <w:tcW w:w="680" w:type="dxa"/>
          </w:tcPr>
          <w:p w14:paraId="49E3CBF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95,2</w:t>
            </w:r>
          </w:p>
        </w:tc>
      </w:tr>
      <w:tr w:rsidR="007C5129" w14:paraId="232710E9"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A92FA98" w14:textId="77777777" w:rsidR="007C5129" w:rsidRDefault="00000000">
            <w:pPr>
              <w:jc w:val="left"/>
              <w:rPr>
                <w:color w:val="000000"/>
              </w:rPr>
            </w:pPr>
            <w:r>
              <w:rPr>
                <w:b w:val="0"/>
                <w:color w:val="000000"/>
              </w:rPr>
              <w:t>Sensibilidade (%)</w:t>
            </w:r>
          </w:p>
        </w:tc>
        <w:tc>
          <w:tcPr>
            <w:tcW w:w="645" w:type="dxa"/>
          </w:tcPr>
          <w:p w14:paraId="23A497A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73,9</w:t>
            </w:r>
          </w:p>
        </w:tc>
        <w:tc>
          <w:tcPr>
            <w:tcW w:w="680" w:type="dxa"/>
          </w:tcPr>
          <w:p w14:paraId="7C59990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72,9</w:t>
            </w:r>
          </w:p>
        </w:tc>
        <w:tc>
          <w:tcPr>
            <w:tcW w:w="680" w:type="dxa"/>
          </w:tcPr>
          <w:p w14:paraId="144FD1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82,7</w:t>
            </w:r>
          </w:p>
        </w:tc>
        <w:tc>
          <w:tcPr>
            <w:tcW w:w="680" w:type="dxa"/>
          </w:tcPr>
          <w:p w14:paraId="551D15E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82,2</w:t>
            </w:r>
          </w:p>
        </w:tc>
        <w:tc>
          <w:tcPr>
            <w:tcW w:w="680" w:type="dxa"/>
          </w:tcPr>
          <w:p w14:paraId="57DEB2E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76,8</w:t>
            </w:r>
          </w:p>
        </w:tc>
        <w:tc>
          <w:tcPr>
            <w:tcW w:w="680" w:type="dxa"/>
          </w:tcPr>
          <w:p w14:paraId="1581722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83,0</w:t>
            </w:r>
          </w:p>
        </w:tc>
        <w:tc>
          <w:tcPr>
            <w:tcW w:w="680" w:type="dxa"/>
          </w:tcPr>
          <w:p w14:paraId="2204104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84,3</w:t>
            </w:r>
          </w:p>
        </w:tc>
        <w:tc>
          <w:tcPr>
            <w:tcW w:w="680" w:type="dxa"/>
          </w:tcPr>
          <w:p w14:paraId="10F1B87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767" w:type="dxa"/>
          </w:tcPr>
          <w:p w14:paraId="243F191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98,1</w:t>
            </w:r>
          </w:p>
        </w:tc>
        <w:tc>
          <w:tcPr>
            <w:tcW w:w="680" w:type="dxa"/>
          </w:tcPr>
          <w:p w14:paraId="23B2F32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r>
      <w:tr w:rsidR="007C5129" w14:paraId="5067D34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2CC08A25" w14:textId="77777777" w:rsidR="007C5129" w:rsidRDefault="00000000">
            <w:pPr>
              <w:jc w:val="left"/>
              <w:rPr>
                <w:color w:val="000000"/>
              </w:rPr>
            </w:pPr>
            <w:r>
              <w:rPr>
                <w:b w:val="0"/>
                <w:color w:val="000000"/>
              </w:rPr>
              <w:t>Especificidade (%)</w:t>
            </w:r>
          </w:p>
        </w:tc>
        <w:tc>
          <w:tcPr>
            <w:tcW w:w="645" w:type="dxa"/>
          </w:tcPr>
          <w:p w14:paraId="71807C9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89,9</w:t>
            </w:r>
          </w:p>
        </w:tc>
        <w:tc>
          <w:tcPr>
            <w:tcW w:w="680" w:type="dxa"/>
          </w:tcPr>
          <w:p w14:paraId="6937995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c>
          <w:tcPr>
            <w:tcW w:w="680" w:type="dxa"/>
          </w:tcPr>
          <w:p w14:paraId="1501C61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91,8</w:t>
            </w:r>
          </w:p>
        </w:tc>
        <w:tc>
          <w:tcPr>
            <w:tcW w:w="680" w:type="dxa"/>
          </w:tcPr>
          <w:p w14:paraId="001A32E3"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95,9</w:t>
            </w:r>
          </w:p>
        </w:tc>
        <w:tc>
          <w:tcPr>
            <w:tcW w:w="680" w:type="dxa"/>
          </w:tcPr>
          <w:p w14:paraId="081ED49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96,2</w:t>
            </w:r>
          </w:p>
        </w:tc>
        <w:tc>
          <w:tcPr>
            <w:tcW w:w="680" w:type="dxa"/>
          </w:tcPr>
          <w:p w14:paraId="21CF033F"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94,0</w:t>
            </w:r>
          </w:p>
        </w:tc>
        <w:tc>
          <w:tcPr>
            <w:tcW w:w="680" w:type="dxa"/>
          </w:tcPr>
          <w:p w14:paraId="1DBC4DF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90,4</w:t>
            </w:r>
          </w:p>
        </w:tc>
        <w:tc>
          <w:tcPr>
            <w:tcW w:w="680" w:type="dxa"/>
          </w:tcPr>
          <w:p w14:paraId="5C06B46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93,9</w:t>
            </w:r>
          </w:p>
        </w:tc>
        <w:tc>
          <w:tcPr>
            <w:tcW w:w="767" w:type="dxa"/>
          </w:tcPr>
          <w:p w14:paraId="0843F58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97,9</w:t>
            </w:r>
          </w:p>
        </w:tc>
        <w:tc>
          <w:tcPr>
            <w:tcW w:w="680" w:type="dxa"/>
          </w:tcPr>
          <w:p w14:paraId="322F01E1"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96,1</w:t>
            </w:r>
          </w:p>
        </w:tc>
      </w:tr>
      <w:tr w:rsidR="007C5129" w14:paraId="682723D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3A222483" w14:textId="77777777" w:rsidR="007C5129" w:rsidRDefault="00000000">
            <w:pPr>
              <w:jc w:val="left"/>
              <w:rPr>
                <w:color w:val="000000"/>
              </w:rPr>
            </w:pPr>
            <w:r>
              <w:rPr>
                <w:b w:val="0"/>
                <w:color w:val="000000"/>
              </w:rPr>
              <w:t>F1-Score (%)</w:t>
            </w:r>
          </w:p>
        </w:tc>
        <w:tc>
          <w:tcPr>
            <w:tcW w:w="645" w:type="dxa"/>
          </w:tcPr>
          <w:p w14:paraId="4ADF92E0"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80,0</w:t>
            </w:r>
          </w:p>
        </w:tc>
        <w:tc>
          <w:tcPr>
            <w:tcW w:w="680" w:type="dxa"/>
          </w:tcPr>
          <w:p w14:paraId="7E127AA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78,3</w:t>
            </w:r>
          </w:p>
        </w:tc>
        <w:tc>
          <w:tcPr>
            <w:tcW w:w="680" w:type="dxa"/>
          </w:tcPr>
          <w:p w14:paraId="25F9673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6BF9622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88,1</w:t>
            </w:r>
          </w:p>
        </w:tc>
        <w:tc>
          <w:tcPr>
            <w:tcW w:w="680" w:type="dxa"/>
          </w:tcPr>
          <w:p w14:paraId="59373C5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3712F594"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6D64010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87,3</w:t>
            </w:r>
          </w:p>
        </w:tc>
        <w:tc>
          <w:tcPr>
            <w:tcW w:w="680" w:type="dxa"/>
          </w:tcPr>
          <w:p w14:paraId="3088A10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87,7</w:t>
            </w:r>
          </w:p>
        </w:tc>
        <w:tc>
          <w:tcPr>
            <w:tcW w:w="767" w:type="dxa"/>
          </w:tcPr>
          <w:p w14:paraId="0496F6B2"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97,9</w:t>
            </w:r>
          </w:p>
        </w:tc>
        <w:tc>
          <w:tcPr>
            <w:tcW w:w="680" w:type="dxa"/>
          </w:tcPr>
          <w:p w14:paraId="2E82BA05"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7C5129" w14:paraId="42B19FE6"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4097AB27"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645" w:type="dxa"/>
          </w:tcPr>
          <w:p w14:paraId="158DD72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0,63</w:t>
            </w:r>
          </w:p>
        </w:tc>
        <w:tc>
          <w:tcPr>
            <w:tcW w:w="680" w:type="dxa"/>
          </w:tcPr>
          <w:p w14:paraId="7D83C0C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0,59</w:t>
            </w:r>
          </w:p>
        </w:tc>
        <w:tc>
          <w:tcPr>
            <w:tcW w:w="680" w:type="dxa"/>
          </w:tcPr>
          <w:p w14:paraId="42880C7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7853915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c>
          <w:tcPr>
            <w:tcW w:w="680" w:type="dxa"/>
          </w:tcPr>
          <w:p w14:paraId="38FB9B7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0,73</w:t>
            </w:r>
          </w:p>
        </w:tc>
        <w:tc>
          <w:tcPr>
            <w:tcW w:w="680" w:type="dxa"/>
          </w:tcPr>
          <w:p w14:paraId="2787C43A"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1E7FAE0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0,74</w:t>
            </w:r>
          </w:p>
        </w:tc>
        <w:tc>
          <w:tcPr>
            <w:tcW w:w="680" w:type="dxa"/>
          </w:tcPr>
          <w:p w14:paraId="2344FF6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0,77</w:t>
            </w:r>
          </w:p>
        </w:tc>
        <w:tc>
          <w:tcPr>
            <w:tcW w:w="767" w:type="dxa"/>
          </w:tcPr>
          <w:p w14:paraId="2907656B"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0,96</w:t>
            </w:r>
          </w:p>
        </w:tc>
        <w:tc>
          <w:tcPr>
            <w:tcW w:w="680" w:type="dxa"/>
          </w:tcPr>
          <w:p w14:paraId="1BCA808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t>0,78</w:t>
            </w:r>
          </w:p>
        </w:tc>
      </w:tr>
    </w:tbl>
    <w:p w14:paraId="335000C3"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1F3A1A40" w14:textId="77777777" w:rsidR="007C5129" w:rsidRDefault="00000000">
      <w:pPr>
        <w:pBdr>
          <w:top w:val="nil"/>
          <w:left w:val="nil"/>
          <w:bottom w:val="nil"/>
          <w:right w:val="nil"/>
          <w:between w:val="nil"/>
        </w:pBdr>
        <w:spacing w:line="360" w:lineRule="auto"/>
        <w:ind w:firstLine="720"/>
        <w:rPr>
          <w:color w:val="000000"/>
        </w:rPr>
      </w:pPr>
      <w:r>
        <w:rPr>
          <w:color w:val="000000"/>
        </w:rPr>
        <w:t>A progressão das acurácias durante o treino e o teste para o Experimento 4 é mostrada na Figura 20:</w:t>
      </w:r>
    </w:p>
    <w:p w14:paraId="130DC1D3" w14:textId="77777777" w:rsidR="007C5129" w:rsidRDefault="00000000">
      <w:pPr>
        <w:keepNext/>
        <w:pBdr>
          <w:top w:val="nil"/>
          <w:left w:val="nil"/>
          <w:bottom w:val="nil"/>
          <w:right w:val="nil"/>
          <w:between w:val="nil"/>
        </w:pBdr>
        <w:spacing w:line="360" w:lineRule="auto"/>
        <w:ind w:left="-144"/>
        <w:rPr>
          <w:color w:val="000000"/>
        </w:rPr>
      </w:pPr>
      <w:r>
        <w:rPr>
          <w:noProof/>
        </w:rPr>
        <w:drawing>
          <wp:inline distT="0" distB="0" distL="0" distR="0" wp14:anchorId="11216465" wp14:editId="49152239">
            <wp:extent cx="6035040" cy="213588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035040" cy="2135885"/>
                    </a:xfrm>
                    <a:prstGeom prst="rect">
                      <a:avLst/>
                    </a:prstGeom>
                    <a:ln/>
                  </pic:spPr>
                </pic:pic>
              </a:graphicData>
            </a:graphic>
          </wp:inline>
        </w:drawing>
      </w:r>
    </w:p>
    <w:p w14:paraId="11D17473" w14:textId="77777777" w:rsidR="007C5129" w:rsidRDefault="00000000">
      <w:pPr>
        <w:pBdr>
          <w:top w:val="nil"/>
          <w:left w:val="nil"/>
          <w:bottom w:val="nil"/>
          <w:right w:val="nil"/>
          <w:between w:val="nil"/>
        </w:pBdr>
        <w:spacing w:after="200" w:line="240" w:lineRule="auto"/>
        <w:jc w:val="left"/>
        <w:rPr>
          <w:color w:val="000000"/>
        </w:rPr>
      </w:pPr>
      <w:bookmarkStart w:id="49" w:name="_32hioqz" w:colFirst="0" w:colLast="0"/>
      <w:bookmarkEnd w:id="49"/>
      <w:r>
        <w:rPr>
          <w:color w:val="000000"/>
        </w:rPr>
        <w:t>Figura 20. Progressão da acurácia de treino e teste para o Experimento 4</w:t>
      </w:r>
      <w:r>
        <w:rPr>
          <w:color w:val="000000"/>
        </w:rPr>
        <w:br/>
        <w:t>Fonte: Resultados originais da pesquisa</w:t>
      </w:r>
    </w:p>
    <w:p w14:paraId="2B6D2D7B" w14:textId="77777777" w:rsidR="007C5129" w:rsidRDefault="00000000">
      <w:pPr>
        <w:pBdr>
          <w:top w:val="nil"/>
          <w:left w:val="nil"/>
          <w:bottom w:val="nil"/>
          <w:right w:val="nil"/>
          <w:between w:val="nil"/>
        </w:pBdr>
        <w:spacing w:line="360" w:lineRule="auto"/>
        <w:ind w:left="-144" w:firstLine="720"/>
        <w:jc w:val="left"/>
        <w:rPr>
          <w:color w:val="000000"/>
        </w:rPr>
      </w:pPr>
      <w:r>
        <w:rPr>
          <w:color w:val="000000"/>
        </w:rPr>
        <w:t>Por fim, as matrizes de confusão normalizadas para o Experimento 4 são mostradas na Figura 21:</w:t>
      </w:r>
      <w:r>
        <w:t xml:space="preserve"> </w:t>
      </w:r>
      <w:r>
        <w:rPr>
          <w:noProof/>
        </w:rPr>
        <w:drawing>
          <wp:inline distT="0" distB="0" distL="0" distR="0" wp14:anchorId="4ACED300" wp14:editId="7B818F39">
            <wp:extent cx="6035040" cy="2167824"/>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6035040" cy="2167824"/>
                    </a:xfrm>
                    <a:prstGeom prst="rect">
                      <a:avLst/>
                    </a:prstGeom>
                    <a:ln/>
                  </pic:spPr>
                </pic:pic>
              </a:graphicData>
            </a:graphic>
          </wp:inline>
        </w:drawing>
      </w:r>
    </w:p>
    <w:p w14:paraId="16768906" w14:textId="77777777" w:rsidR="007C5129" w:rsidRDefault="00000000">
      <w:pPr>
        <w:pBdr>
          <w:top w:val="nil"/>
          <w:left w:val="nil"/>
          <w:bottom w:val="nil"/>
          <w:right w:val="nil"/>
          <w:between w:val="nil"/>
        </w:pBdr>
        <w:spacing w:after="200" w:line="240" w:lineRule="auto"/>
        <w:jc w:val="left"/>
        <w:rPr>
          <w:color w:val="000000"/>
        </w:rPr>
      </w:pPr>
      <w:bookmarkStart w:id="50" w:name="_1hmsyys" w:colFirst="0" w:colLast="0"/>
      <w:bookmarkEnd w:id="50"/>
      <w:r>
        <w:rPr>
          <w:color w:val="000000"/>
        </w:rPr>
        <w:t>Figura 21. Matrizes de confusão normalizadas para o Experimento 4</w:t>
      </w:r>
      <w:r>
        <w:rPr>
          <w:color w:val="000000"/>
        </w:rPr>
        <w:br/>
        <w:t>Fonte: Resultados originais da pesquisa</w:t>
      </w:r>
    </w:p>
    <w:p w14:paraId="5C736DA4" w14:textId="77777777" w:rsidR="007C5129" w:rsidRDefault="00000000">
      <w:pPr>
        <w:pageBreakBefore/>
        <w:pBdr>
          <w:top w:val="nil"/>
          <w:left w:val="nil"/>
          <w:bottom w:val="nil"/>
          <w:right w:val="nil"/>
          <w:between w:val="nil"/>
        </w:pBdr>
        <w:spacing w:after="200" w:line="360" w:lineRule="auto"/>
        <w:ind w:firstLine="720"/>
      </w:pPr>
      <w:commentRangeStart w:id="51"/>
      <w:r>
        <w:lastRenderedPageBreak/>
        <w:t xml:space="preserve">Finalizados os quatro experimentos propostos, objetivou-se então analisar se há entre eles alguma diferença estatisticamente relevante que justifique a utilização de diferentes tamanhos de segmentos ou mesmo a aplicação da função de ativação de tipo </w:t>
      </w:r>
      <w:proofErr w:type="spellStart"/>
      <w:r>
        <w:t>LeakyReLU</w:t>
      </w:r>
      <w:proofErr w:type="spellEnd"/>
      <w:r>
        <w:t xml:space="preserve"> para obter melhor performance. Para tal, dado o número pequeno de rodadas treino-teste por experimento (apenas 10) utilizamos primeiramente o teste de Shapiro-Wilk, conforme descrito em Fávero e </w:t>
      </w:r>
      <w:proofErr w:type="spellStart"/>
      <w:r>
        <w:t>Belfiore</w:t>
      </w:r>
      <w:proofErr w:type="spellEnd"/>
      <w:r>
        <w:t xml:space="preserve"> (2017), de maneira a verificar se os indicadores J de </w:t>
      </w:r>
      <w:proofErr w:type="spellStart"/>
      <w:r>
        <w:t>Youden</w:t>
      </w:r>
      <w:proofErr w:type="spellEnd"/>
      <w:r>
        <w:t xml:space="preserve"> e F1-Score de todos os experimentos se distribuem de maneira normal. Os resultados obtidos são mostrados na </w:t>
      </w:r>
      <w:r>
        <w:rPr>
          <w:color w:val="000000"/>
        </w:rPr>
        <w:t>Tabela 5.</w:t>
      </w:r>
      <w:commentRangeEnd w:id="51"/>
      <w:r>
        <w:commentReference w:id="51"/>
      </w:r>
    </w:p>
    <w:p w14:paraId="53420AD6" w14:textId="77777777" w:rsidR="007C5129" w:rsidRDefault="00000000">
      <w:pPr>
        <w:keepNext/>
        <w:pBdr>
          <w:top w:val="nil"/>
          <w:left w:val="nil"/>
          <w:bottom w:val="nil"/>
          <w:right w:val="nil"/>
          <w:between w:val="nil"/>
        </w:pBdr>
        <w:spacing w:after="40" w:line="240" w:lineRule="auto"/>
        <w:jc w:val="left"/>
        <w:rPr>
          <w:color w:val="000000"/>
        </w:rPr>
      </w:pPr>
      <w:r>
        <w:rPr>
          <w:color w:val="000000"/>
        </w:rPr>
        <w:t xml:space="preserve">Tabela 5. Resultados dos testes de normalidade para o J de </w:t>
      </w:r>
      <w:proofErr w:type="spellStart"/>
      <w:r>
        <w:rPr>
          <w:color w:val="000000"/>
        </w:rPr>
        <w:t>Youden</w:t>
      </w:r>
      <w:proofErr w:type="spellEnd"/>
      <w:r>
        <w:rPr>
          <w:color w:val="000000"/>
        </w:rPr>
        <w:t xml:space="preserve"> e F1-Score</w:t>
      </w:r>
    </w:p>
    <w:tbl>
      <w:tblPr>
        <w:tblStyle w:val="af2"/>
        <w:tblW w:w="9090"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40"/>
        <w:gridCol w:w="1883"/>
        <w:gridCol w:w="1883"/>
        <w:gridCol w:w="1901"/>
        <w:gridCol w:w="1883"/>
      </w:tblGrid>
      <w:tr w:rsidR="007C5129" w14:paraId="36AC1EF9"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0" w:type="dxa"/>
          </w:tcPr>
          <w:p w14:paraId="27A6A0EA" w14:textId="77777777" w:rsidR="007C5129" w:rsidRDefault="00000000">
            <w:pPr>
              <w:jc w:val="left"/>
            </w:pPr>
            <w:r>
              <w:rPr>
                <w:b w:val="0"/>
              </w:rPr>
              <w:t>Métrica</w:t>
            </w:r>
          </w:p>
        </w:tc>
        <w:tc>
          <w:tcPr>
            <w:tcW w:w="1883" w:type="dxa"/>
          </w:tcPr>
          <w:p w14:paraId="3E77FD6F"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r>
              <w:rPr>
                <w:b w:val="0"/>
                <w:color w:val="000000"/>
              </w:rPr>
              <w:br/>
              <w:t>Exp#1</w:t>
            </w:r>
          </w:p>
        </w:tc>
        <w:tc>
          <w:tcPr>
            <w:tcW w:w="1883" w:type="dxa"/>
          </w:tcPr>
          <w:p w14:paraId="1C426FA8"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3BC23BD3"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Exp#2</w:t>
            </w:r>
          </w:p>
        </w:tc>
        <w:tc>
          <w:tcPr>
            <w:tcW w:w="1901" w:type="dxa"/>
          </w:tcPr>
          <w:p w14:paraId="257DE58C"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69DBE1CE"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Exp#3</w:t>
            </w:r>
          </w:p>
        </w:tc>
        <w:tc>
          <w:tcPr>
            <w:tcW w:w="1883" w:type="dxa"/>
          </w:tcPr>
          <w:p w14:paraId="337293A6"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w:t>
            </w:r>
          </w:p>
          <w:p w14:paraId="4D970BCA"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Exp#4</w:t>
            </w:r>
          </w:p>
        </w:tc>
      </w:tr>
      <w:tr w:rsidR="007C5129" w14:paraId="499CCD5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1540" w:type="dxa"/>
          </w:tcPr>
          <w:p w14:paraId="042D0117" w14:textId="77777777" w:rsidR="007C5129" w:rsidRDefault="00000000">
            <w:pPr>
              <w:jc w:val="left"/>
              <w:rPr>
                <w:color w:val="000000"/>
              </w:rPr>
            </w:pPr>
            <w:r>
              <w:rPr>
                <w:b w:val="0"/>
                <w:color w:val="000000"/>
              </w:rPr>
              <w:t>F1-Score (%)</w:t>
            </w:r>
          </w:p>
        </w:tc>
        <w:tc>
          <w:tcPr>
            <w:tcW w:w="1883" w:type="dxa"/>
          </w:tcPr>
          <w:p w14:paraId="4D8F7F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0,0873</w:t>
            </w:r>
          </w:p>
        </w:tc>
        <w:tc>
          <w:tcPr>
            <w:tcW w:w="1883" w:type="dxa"/>
          </w:tcPr>
          <w:p w14:paraId="151C7CB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0,1295</w:t>
            </w:r>
          </w:p>
        </w:tc>
        <w:tc>
          <w:tcPr>
            <w:tcW w:w="1901" w:type="dxa"/>
          </w:tcPr>
          <w:p w14:paraId="00EA53ED"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0,1511</w:t>
            </w:r>
          </w:p>
        </w:tc>
        <w:tc>
          <w:tcPr>
            <w:tcW w:w="1883" w:type="dxa"/>
          </w:tcPr>
          <w:p w14:paraId="38A268D7"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0,0606</w:t>
            </w:r>
          </w:p>
        </w:tc>
      </w:tr>
      <w:tr w:rsidR="007C5129" w14:paraId="5F72D39D"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1540" w:type="dxa"/>
          </w:tcPr>
          <w:p w14:paraId="1F7F0BC7"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1883" w:type="dxa"/>
          </w:tcPr>
          <w:p w14:paraId="67F3A476"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0,1456</w:t>
            </w:r>
          </w:p>
        </w:tc>
        <w:tc>
          <w:tcPr>
            <w:tcW w:w="1883" w:type="dxa"/>
          </w:tcPr>
          <w:p w14:paraId="08F93489"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0,2547</w:t>
            </w:r>
          </w:p>
        </w:tc>
        <w:tc>
          <w:tcPr>
            <w:tcW w:w="1901" w:type="dxa"/>
          </w:tcPr>
          <w:p w14:paraId="5B61344C"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0,1201</w:t>
            </w:r>
          </w:p>
        </w:tc>
        <w:tc>
          <w:tcPr>
            <w:tcW w:w="1883" w:type="dxa"/>
          </w:tcPr>
          <w:p w14:paraId="3B20413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0,0662</w:t>
            </w:r>
          </w:p>
        </w:tc>
      </w:tr>
    </w:tbl>
    <w:p w14:paraId="532D18CF"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041D90D3" w14:textId="77B9E255" w:rsidR="007C5129" w:rsidRDefault="00000000">
      <w:pPr>
        <w:pBdr>
          <w:top w:val="nil"/>
          <w:left w:val="nil"/>
          <w:bottom w:val="nil"/>
          <w:right w:val="nil"/>
          <w:between w:val="nil"/>
        </w:pBdr>
        <w:spacing w:after="200" w:line="360" w:lineRule="auto"/>
        <w:ind w:firstLine="720"/>
        <w:rPr>
          <w:color w:val="000000"/>
        </w:rPr>
      </w:pPr>
      <w:commentRangeStart w:id="52"/>
      <w:r>
        <w:rPr>
          <w:color w:val="000000"/>
        </w:rPr>
        <w:t xml:space="preserve">Com base nos P-Valores obtidos na Tabela 5 e para um intervalo de confiança de 95%, </w:t>
      </w:r>
      <w:r w:rsidR="00F02FC5">
        <w:rPr>
          <w:color w:val="000000"/>
        </w:rPr>
        <w:t>não rejeitamos</w:t>
      </w:r>
      <w:r>
        <w:rPr>
          <w:color w:val="000000"/>
        </w:rPr>
        <w:t xml:space="preserve"> a hipótese nula do teste de Shapiro-Wilk </w:t>
      </w:r>
      <w:r w:rsidR="001D2409">
        <w:rPr>
          <w:color w:val="000000"/>
        </w:rPr>
        <w:t>n</w:t>
      </w:r>
      <w:r>
        <w:rPr>
          <w:color w:val="000000"/>
        </w:rPr>
        <w:t xml:space="preserve">os </w:t>
      </w:r>
      <w:r w:rsidR="001D2409">
        <w:rPr>
          <w:color w:val="000000"/>
        </w:rPr>
        <w:t>indicadores apresentados</w:t>
      </w:r>
      <w:r>
        <w:rPr>
          <w:color w:val="000000"/>
        </w:rPr>
        <w:t>.</w:t>
      </w:r>
    </w:p>
    <w:p w14:paraId="7D499709" w14:textId="77777777" w:rsidR="007C5129" w:rsidRDefault="00000000">
      <w:pPr>
        <w:pBdr>
          <w:top w:val="nil"/>
          <w:left w:val="nil"/>
          <w:bottom w:val="nil"/>
          <w:right w:val="nil"/>
          <w:between w:val="nil"/>
        </w:pBdr>
        <w:spacing w:after="200" w:line="360" w:lineRule="auto"/>
        <w:ind w:firstLine="720"/>
        <w:rPr>
          <w:color w:val="000000"/>
        </w:rPr>
      </w:pPr>
      <w:r>
        <w:rPr>
          <w:color w:val="000000"/>
        </w:rPr>
        <w:t xml:space="preserve"> Isso nos permite concluir que os valores em questão seguem uma distribuição normal para todos os experimentos e em ambos os indicadores F1-Score e J de </w:t>
      </w:r>
      <w:proofErr w:type="spellStart"/>
      <w:r>
        <w:rPr>
          <w:color w:val="000000"/>
        </w:rPr>
        <w:t>Youden</w:t>
      </w:r>
      <w:proofErr w:type="spellEnd"/>
      <w:r>
        <w:rPr>
          <w:color w:val="000000"/>
        </w:rPr>
        <w:t xml:space="preserve">. </w:t>
      </w:r>
    </w:p>
    <w:p w14:paraId="0B3430CE" w14:textId="77777777" w:rsidR="007C5129" w:rsidRDefault="00000000">
      <w:pPr>
        <w:pBdr>
          <w:top w:val="nil"/>
          <w:left w:val="nil"/>
          <w:bottom w:val="nil"/>
          <w:right w:val="nil"/>
          <w:between w:val="nil"/>
        </w:pBdr>
        <w:spacing w:after="200" w:line="360" w:lineRule="auto"/>
        <w:ind w:firstLine="720"/>
        <w:rPr>
          <w:color w:val="000000"/>
        </w:rPr>
      </w:pPr>
      <w:r>
        <w:rPr>
          <w:color w:val="000000"/>
        </w:rPr>
        <w:t xml:space="preserve">Satisfeito o pré-requisito de normalidade, procedemos com uma análise do tipo ANOVA, conforme descrito em Fávero e </w:t>
      </w:r>
      <w:proofErr w:type="spellStart"/>
      <w:r>
        <w:rPr>
          <w:color w:val="000000"/>
        </w:rPr>
        <w:t>Belfiore</w:t>
      </w:r>
      <w:proofErr w:type="spellEnd"/>
      <w:r>
        <w:rPr>
          <w:color w:val="000000"/>
        </w:rPr>
        <w:t xml:space="preserve"> (2017), para avaliar se existe alguma diferença estatisticamente significativa entre os quatro experimentos com relação aos indicadores J de </w:t>
      </w:r>
      <w:proofErr w:type="spellStart"/>
      <w:r>
        <w:rPr>
          <w:color w:val="000000"/>
        </w:rPr>
        <w:t>Youden</w:t>
      </w:r>
      <w:proofErr w:type="spellEnd"/>
      <w:r>
        <w:rPr>
          <w:color w:val="000000"/>
        </w:rPr>
        <w:t xml:space="preserve"> e F1-Score. Os resultados são apresentados na Tabela 6:</w:t>
      </w:r>
      <w:commentRangeEnd w:id="52"/>
      <w:r>
        <w:commentReference w:id="52"/>
      </w:r>
    </w:p>
    <w:tbl>
      <w:tblPr>
        <w:tblStyle w:val="af3"/>
        <w:tblpPr w:leftFromText="180" w:rightFromText="180" w:vertAnchor="text" w:tblpY="338"/>
        <w:tblW w:w="9090"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4590"/>
        <w:gridCol w:w="4500"/>
      </w:tblGrid>
      <w:tr w:rsidR="007C5129" w14:paraId="7DDD43F5" w14:textId="77777777" w:rsidTr="007C51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90" w:type="dxa"/>
          </w:tcPr>
          <w:p w14:paraId="6C40FE1D" w14:textId="77777777" w:rsidR="007C5129" w:rsidRDefault="00000000">
            <w:pPr>
              <w:jc w:val="left"/>
            </w:pPr>
            <w:r>
              <w:rPr>
                <w:b w:val="0"/>
              </w:rPr>
              <w:t>Métrica</w:t>
            </w:r>
          </w:p>
        </w:tc>
        <w:tc>
          <w:tcPr>
            <w:tcW w:w="4500" w:type="dxa"/>
          </w:tcPr>
          <w:p w14:paraId="14618FFB" w14:textId="77777777" w:rsidR="007C5129" w:rsidRDefault="00000000">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P-Valor ANOVA</w:t>
            </w:r>
          </w:p>
        </w:tc>
      </w:tr>
      <w:tr w:rsidR="007C5129" w14:paraId="65DD9674"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2C84FB8D" w14:textId="77777777" w:rsidR="007C5129" w:rsidRDefault="00000000">
            <w:pPr>
              <w:jc w:val="left"/>
              <w:rPr>
                <w:color w:val="000000"/>
              </w:rPr>
            </w:pPr>
            <w:r>
              <w:rPr>
                <w:b w:val="0"/>
                <w:color w:val="000000"/>
              </w:rPr>
              <w:t>F1-Score (%)</w:t>
            </w:r>
          </w:p>
        </w:tc>
        <w:tc>
          <w:tcPr>
            <w:tcW w:w="4500" w:type="dxa"/>
          </w:tcPr>
          <w:p w14:paraId="04B31948"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0,9718</w:t>
            </w:r>
          </w:p>
        </w:tc>
      </w:tr>
      <w:tr w:rsidR="007C5129" w14:paraId="09C9A31C" w14:textId="77777777" w:rsidTr="007C5129">
        <w:trPr>
          <w:trHeight w:val="288"/>
        </w:trPr>
        <w:tc>
          <w:tcPr>
            <w:cnfStyle w:val="001000000000" w:firstRow="0" w:lastRow="0" w:firstColumn="1" w:lastColumn="0" w:oddVBand="0" w:evenVBand="0" w:oddHBand="0" w:evenHBand="0" w:firstRowFirstColumn="0" w:firstRowLastColumn="0" w:lastRowFirstColumn="0" w:lastRowLastColumn="0"/>
            <w:tcW w:w="4590" w:type="dxa"/>
          </w:tcPr>
          <w:p w14:paraId="00E1BBEF" w14:textId="77777777" w:rsidR="007C5129" w:rsidRDefault="00000000">
            <w:pPr>
              <w:jc w:val="left"/>
              <w:rPr>
                <w:color w:val="000000"/>
              </w:rPr>
            </w:pPr>
            <w:proofErr w:type="spellStart"/>
            <w:r>
              <w:rPr>
                <w:b w:val="0"/>
                <w:color w:val="000000"/>
              </w:rPr>
              <w:t>Youden</w:t>
            </w:r>
            <w:proofErr w:type="spellEnd"/>
            <w:r>
              <w:rPr>
                <w:b w:val="0"/>
                <w:color w:val="000000"/>
              </w:rPr>
              <w:t xml:space="preserve"> J (-)</w:t>
            </w:r>
          </w:p>
        </w:tc>
        <w:tc>
          <w:tcPr>
            <w:tcW w:w="4500" w:type="dxa"/>
          </w:tcPr>
          <w:p w14:paraId="6EF3607E" w14:textId="77777777" w:rsidR="007C5129" w:rsidRDefault="00000000">
            <w:pPr>
              <w:jc w:val="right"/>
              <w:cnfStyle w:val="000000000000" w:firstRow="0" w:lastRow="0" w:firstColumn="0" w:lastColumn="0" w:oddVBand="0" w:evenVBand="0" w:oddHBand="0" w:evenHBand="0" w:firstRowFirstColumn="0" w:firstRowLastColumn="0" w:lastRowFirstColumn="0" w:lastRowLastColumn="0"/>
            </w:pPr>
            <w:r>
              <w:rPr>
                <w:color w:val="000000"/>
              </w:rPr>
              <w:t>0,8153</w:t>
            </w:r>
          </w:p>
        </w:tc>
      </w:tr>
    </w:tbl>
    <w:p w14:paraId="17832664" w14:textId="77777777" w:rsidR="007C5129" w:rsidRDefault="00000000">
      <w:pPr>
        <w:keepNext/>
        <w:pBdr>
          <w:top w:val="nil"/>
          <w:left w:val="nil"/>
          <w:bottom w:val="nil"/>
          <w:right w:val="nil"/>
          <w:between w:val="nil"/>
        </w:pBdr>
        <w:spacing w:after="40" w:line="240" w:lineRule="auto"/>
        <w:jc w:val="left"/>
        <w:rPr>
          <w:color w:val="000000"/>
        </w:rPr>
      </w:pPr>
      <w:r>
        <w:rPr>
          <w:color w:val="000000"/>
        </w:rPr>
        <w:t xml:space="preserve">Tabela 6. Resultados dos testes de ANOVA para o J de </w:t>
      </w:r>
      <w:proofErr w:type="spellStart"/>
      <w:r>
        <w:rPr>
          <w:color w:val="000000"/>
        </w:rPr>
        <w:t>Youden</w:t>
      </w:r>
      <w:proofErr w:type="spellEnd"/>
      <w:r>
        <w:rPr>
          <w:color w:val="000000"/>
        </w:rPr>
        <w:t xml:space="preserve"> e F1-Score</w:t>
      </w:r>
    </w:p>
    <w:p w14:paraId="1D648D2B" w14:textId="77777777" w:rsidR="007C5129" w:rsidRDefault="00000000">
      <w:pPr>
        <w:pBdr>
          <w:top w:val="nil"/>
          <w:left w:val="nil"/>
          <w:bottom w:val="nil"/>
          <w:right w:val="nil"/>
          <w:between w:val="nil"/>
        </w:pBdr>
        <w:spacing w:after="200" w:line="360" w:lineRule="auto"/>
        <w:rPr>
          <w:color w:val="000000"/>
        </w:rPr>
      </w:pPr>
      <w:r>
        <w:rPr>
          <w:color w:val="000000"/>
        </w:rPr>
        <w:t>Fonte: Resultados originais da pesquisa</w:t>
      </w:r>
    </w:p>
    <w:p w14:paraId="35885EFF" w14:textId="03764443" w:rsidR="007C5129" w:rsidRDefault="00000000">
      <w:pPr>
        <w:pBdr>
          <w:top w:val="nil"/>
          <w:left w:val="nil"/>
          <w:bottom w:val="nil"/>
          <w:right w:val="nil"/>
          <w:between w:val="nil"/>
        </w:pBdr>
        <w:spacing w:after="200" w:line="360" w:lineRule="auto"/>
        <w:ind w:firstLine="720"/>
        <w:rPr>
          <w:color w:val="000000"/>
        </w:rPr>
      </w:pPr>
      <w:commentRangeStart w:id="53"/>
      <w:r>
        <w:rPr>
          <w:color w:val="000000"/>
        </w:rPr>
        <w:t xml:space="preserve">Com base nos resultados do teste ANOVA da Tabela 6 e para um intervalo de confiança de 95%, </w:t>
      </w:r>
      <w:r w:rsidR="00812150">
        <w:rPr>
          <w:color w:val="000000"/>
        </w:rPr>
        <w:t>novamente não rejeitamos</w:t>
      </w:r>
      <w:r>
        <w:rPr>
          <w:color w:val="000000"/>
        </w:rPr>
        <w:t xml:space="preserve"> a hipótese nula </w:t>
      </w:r>
      <w:r w:rsidR="00812150">
        <w:rPr>
          <w:color w:val="000000"/>
        </w:rPr>
        <w:t>n</w:t>
      </w:r>
      <w:r>
        <w:rPr>
          <w:color w:val="000000"/>
        </w:rPr>
        <w:t>os casos</w:t>
      </w:r>
      <w:r w:rsidR="00812150">
        <w:rPr>
          <w:color w:val="000000"/>
        </w:rPr>
        <w:t xml:space="preserve"> apresentados</w:t>
      </w:r>
      <w:r>
        <w:rPr>
          <w:color w:val="000000"/>
        </w:rPr>
        <w:t xml:space="preserve">. </w:t>
      </w:r>
    </w:p>
    <w:p w14:paraId="4BB13534" w14:textId="77777777" w:rsidR="007C5129" w:rsidRDefault="00000000">
      <w:pPr>
        <w:pBdr>
          <w:top w:val="nil"/>
          <w:left w:val="nil"/>
          <w:bottom w:val="nil"/>
          <w:right w:val="nil"/>
          <w:between w:val="nil"/>
        </w:pBdr>
        <w:spacing w:after="200" w:line="360" w:lineRule="auto"/>
        <w:ind w:firstLine="720"/>
        <w:rPr>
          <w:color w:val="000000"/>
        </w:rPr>
      </w:pPr>
      <w:r>
        <w:rPr>
          <w:color w:val="000000"/>
        </w:rPr>
        <w:t xml:space="preserve">Isso nos leva à conclusão de que, baseado nos indicadores F1-Score e J de </w:t>
      </w:r>
      <w:proofErr w:type="spellStart"/>
      <w:r>
        <w:rPr>
          <w:color w:val="000000"/>
        </w:rPr>
        <w:t>Youden</w:t>
      </w:r>
      <w:proofErr w:type="spellEnd"/>
      <w:r>
        <w:rPr>
          <w:color w:val="000000"/>
        </w:rPr>
        <w:t xml:space="preserve">, os quatro experimentos são estatisticamente iguais, não havendo nenhum ganho perceptível ao alterar a função de ativação e/ou o tamanho do segmento das amostras de áudio. </w:t>
      </w:r>
      <w:commentRangeEnd w:id="53"/>
      <w:r>
        <w:commentReference w:id="53"/>
      </w:r>
      <w:commentRangeStart w:id="54"/>
      <w:r>
        <w:rPr>
          <w:color w:val="000000"/>
        </w:rPr>
        <w:t>Para finalizar a análise, na Figura 22 é possível ter um panorama visual de que, de fato, os experimentos são estatisticamente indiferentes.</w:t>
      </w:r>
      <w:commentRangeEnd w:id="54"/>
      <w:r>
        <w:commentReference w:id="54"/>
      </w:r>
    </w:p>
    <w:p w14:paraId="6852DA30" w14:textId="77777777" w:rsidR="007C5129" w:rsidRDefault="007C5129">
      <w:pPr>
        <w:pBdr>
          <w:top w:val="nil"/>
          <w:left w:val="nil"/>
          <w:bottom w:val="nil"/>
          <w:right w:val="nil"/>
          <w:between w:val="nil"/>
        </w:pBdr>
        <w:spacing w:after="200" w:line="360" w:lineRule="auto"/>
        <w:rPr>
          <w:color w:val="000000"/>
        </w:rPr>
      </w:pPr>
    </w:p>
    <w:p w14:paraId="4D895C85" w14:textId="77777777" w:rsidR="007C5129" w:rsidRDefault="00000000">
      <w:pPr>
        <w:pBdr>
          <w:top w:val="nil"/>
          <w:left w:val="nil"/>
          <w:bottom w:val="nil"/>
          <w:right w:val="nil"/>
          <w:between w:val="nil"/>
        </w:pBdr>
        <w:spacing w:after="200" w:line="360" w:lineRule="auto"/>
        <w:rPr>
          <w:color w:val="000000"/>
        </w:rPr>
      </w:pPr>
      <w:r>
        <w:rPr>
          <w:noProof/>
          <w:color w:val="000000"/>
        </w:rPr>
        <w:drawing>
          <wp:inline distT="0" distB="0" distL="0" distR="0" wp14:anchorId="346070F3" wp14:editId="72D9DBD6">
            <wp:extent cx="5759450" cy="231013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759450" cy="2310130"/>
                    </a:xfrm>
                    <a:prstGeom prst="rect">
                      <a:avLst/>
                    </a:prstGeom>
                    <a:ln/>
                  </pic:spPr>
                </pic:pic>
              </a:graphicData>
            </a:graphic>
          </wp:inline>
        </w:drawing>
      </w:r>
    </w:p>
    <w:p w14:paraId="29AF488A" w14:textId="77777777" w:rsidR="007C5129" w:rsidRDefault="00000000">
      <w:pPr>
        <w:pBdr>
          <w:top w:val="nil"/>
          <w:left w:val="nil"/>
          <w:bottom w:val="nil"/>
          <w:right w:val="nil"/>
          <w:between w:val="nil"/>
        </w:pBdr>
        <w:spacing w:after="200" w:line="240" w:lineRule="auto"/>
        <w:jc w:val="left"/>
        <w:rPr>
          <w:color w:val="000000"/>
        </w:rPr>
      </w:pPr>
      <w:r>
        <w:rPr>
          <w:color w:val="000000"/>
        </w:rPr>
        <w:t>Figura 22. Gráfico do tipo “box-</w:t>
      </w:r>
      <w:proofErr w:type="spellStart"/>
      <w:r>
        <w:rPr>
          <w:color w:val="000000"/>
        </w:rPr>
        <w:t>plot</w:t>
      </w:r>
      <w:proofErr w:type="spellEnd"/>
      <w:r>
        <w:rPr>
          <w:color w:val="000000"/>
        </w:rPr>
        <w:t xml:space="preserve">” contendo a média e variância para F1-Score (A) e J de </w:t>
      </w:r>
      <w:proofErr w:type="spellStart"/>
      <w:r>
        <w:rPr>
          <w:color w:val="000000"/>
        </w:rPr>
        <w:t>Youden</w:t>
      </w:r>
      <w:proofErr w:type="spellEnd"/>
      <w:r>
        <w:rPr>
          <w:color w:val="000000"/>
        </w:rPr>
        <w:t xml:space="preserve"> (B) em cada um dos experimentos executados</w:t>
      </w:r>
      <w:r>
        <w:rPr>
          <w:color w:val="000000"/>
        </w:rPr>
        <w:br/>
        <w:t>Fonte: Resultados originais da pesquisa</w:t>
      </w:r>
    </w:p>
    <w:p w14:paraId="447E9107" w14:textId="77777777" w:rsidR="007C5129" w:rsidRDefault="007C5129"/>
    <w:p w14:paraId="468E8A8A" w14:textId="77777777" w:rsidR="007C5129" w:rsidRDefault="00000000">
      <w:pPr>
        <w:pBdr>
          <w:top w:val="nil"/>
          <w:left w:val="nil"/>
          <w:bottom w:val="nil"/>
          <w:right w:val="nil"/>
          <w:between w:val="nil"/>
        </w:pBdr>
        <w:spacing w:line="360" w:lineRule="auto"/>
        <w:jc w:val="left"/>
        <w:rPr>
          <w:b/>
          <w:color w:val="000000"/>
        </w:rPr>
      </w:pPr>
      <w:r>
        <w:rPr>
          <w:b/>
          <w:color w:val="000000"/>
        </w:rPr>
        <w:t>Conclusões</w:t>
      </w:r>
    </w:p>
    <w:p w14:paraId="6565B788" w14:textId="77777777" w:rsidR="007C5129" w:rsidRDefault="007C5129">
      <w:pPr>
        <w:pBdr>
          <w:top w:val="nil"/>
          <w:left w:val="nil"/>
          <w:bottom w:val="nil"/>
          <w:right w:val="nil"/>
          <w:between w:val="nil"/>
        </w:pBdr>
        <w:spacing w:line="360" w:lineRule="auto"/>
        <w:jc w:val="left"/>
        <w:rPr>
          <w:color w:val="000000"/>
        </w:rPr>
      </w:pPr>
      <w:commentRangeStart w:id="55"/>
    </w:p>
    <w:p w14:paraId="0A3ECFB9" w14:textId="77777777" w:rsidR="007C5129" w:rsidRDefault="00000000">
      <w:pPr>
        <w:spacing w:line="360" w:lineRule="auto"/>
        <w:ind w:firstLine="708"/>
      </w:pPr>
      <w:bookmarkStart w:id="56" w:name="_41mghml" w:colFirst="0" w:colLast="0"/>
      <w:bookmarkEnd w:id="56"/>
      <w:r>
        <w:t xml:space="preserve">O propósito principal do trabalho aqui apresentado consistiu em avaliar a viabilidade de se implementar, através de redes neurais, um classificador de sons capaz de identificar a presença ou não de um motor a combustão em funcionamento dentro de um determinado recorte sonoro por meio da análise de seus espectrogramas em função do tempo. No que tange à essa finalidade, o trabalho apresentou bons resultados que se refletem nos altos índices obtidos de F1-Score e J de </w:t>
      </w:r>
      <w:proofErr w:type="spellStart"/>
      <w:r>
        <w:t>Youden</w:t>
      </w:r>
      <w:proofErr w:type="spellEnd"/>
      <w:r>
        <w:t>, com valores absolutos sempre numa média de 85% a 90% em suas respectivas escalas. Desse modo, é possível e encorajado avançar nos estudos e trabalhos para elaborar aplicações reais que dependam de tal processamento sonoro, abrindo caminho para outras derivações de um classificador de tal tipo.</w:t>
      </w:r>
    </w:p>
    <w:p w14:paraId="26B3B497" w14:textId="77777777" w:rsidR="007C5129" w:rsidRDefault="00000000">
      <w:pPr>
        <w:spacing w:line="360" w:lineRule="auto"/>
        <w:ind w:firstLine="708"/>
      </w:pPr>
      <w:r>
        <w:t>Como propósito secundário, avaliou-se o impacto tanto do tamanho do segmento sonoro para análise (476ms e 952ms) como da função de ativação (</w:t>
      </w:r>
      <w:proofErr w:type="spellStart"/>
      <w:r>
        <w:t>ReLU</w:t>
      </w:r>
      <w:proofErr w:type="spellEnd"/>
      <w:r>
        <w:t xml:space="preserve"> e </w:t>
      </w:r>
      <w:proofErr w:type="spellStart"/>
      <w:r>
        <w:t>LeakyReLU</w:t>
      </w:r>
      <w:proofErr w:type="spellEnd"/>
      <w:r>
        <w:t xml:space="preserve"> 10%), repetindo-se a etapa de treino e teste para cada um dos quatro experimentos que englobam todas as possíveis de variações desses parâmetros. Essa etapa resultou que, estatisticamente, não há diferença significante entre os quatro experimentos e, portanto, a alteração dos parâmetros não melhorou ou piorou performance global do modelo, possuindo um impacto nulo. Estudos posteriores são encorajados com diferentes variações destes e de outros parâmetros, e só não foram aqui executados devido ao alto custo computacional para repetir cada um dos experimentos, o que demandaria uma janela de tempo mais longa para a conclusão do trabalho.</w:t>
      </w:r>
      <w:commentRangeEnd w:id="55"/>
      <w:r>
        <w:commentReference w:id="55"/>
      </w:r>
    </w:p>
    <w:p w14:paraId="5723CA2A" w14:textId="77777777" w:rsidR="007C5129" w:rsidRDefault="00000000">
      <w:pPr>
        <w:keepLines/>
        <w:spacing w:line="360" w:lineRule="auto"/>
        <w:jc w:val="left"/>
      </w:pPr>
      <w:r>
        <w:rPr>
          <w:b/>
        </w:rPr>
        <w:lastRenderedPageBreak/>
        <w:t>Agradecimento</w:t>
      </w:r>
    </w:p>
    <w:p w14:paraId="130F87C6" w14:textId="77777777" w:rsidR="007C5129" w:rsidRDefault="00000000">
      <w:pPr>
        <w:keepLines/>
        <w:spacing w:line="360" w:lineRule="auto"/>
        <w:jc w:val="left"/>
      </w:pPr>
      <w:r>
        <w:t xml:space="preserve"> </w:t>
      </w:r>
    </w:p>
    <w:p w14:paraId="55D87A97" w14:textId="77777777" w:rsidR="007C5129" w:rsidRDefault="00000000">
      <w:pPr>
        <w:keepLines/>
        <w:spacing w:line="360" w:lineRule="auto"/>
      </w:pPr>
      <w:r>
        <w:tab/>
        <w:t xml:space="preserve">Agradeço primeiramente a Deus pela oportunidade de realizar estudos de pós-graduação. Agradeço também a minha família, especialmente aos meus pais Marco e </w:t>
      </w:r>
      <w:proofErr w:type="spellStart"/>
      <w:r>
        <w:t>Ioná</w:t>
      </w:r>
      <w:proofErr w:type="spellEnd"/>
      <w:r>
        <w:t xml:space="preserve"> e minha esposa Jennifer, que são os maiores incentivadores do meu progresso intelectual.</w:t>
      </w:r>
    </w:p>
    <w:p w14:paraId="6CE3CD84" w14:textId="77777777" w:rsidR="007C5129" w:rsidRDefault="007C5129">
      <w:pPr>
        <w:spacing w:line="360" w:lineRule="auto"/>
      </w:pPr>
    </w:p>
    <w:p w14:paraId="7A5038E9" w14:textId="77777777" w:rsidR="007C5129" w:rsidRPr="00F02FC5" w:rsidRDefault="00000000">
      <w:pPr>
        <w:spacing w:line="360" w:lineRule="auto"/>
        <w:rPr>
          <w:b/>
          <w:lang w:val="en-US"/>
        </w:rPr>
      </w:pPr>
      <w:bookmarkStart w:id="57" w:name="_2grqrue" w:colFirst="0" w:colLast="0"/>
      <w:bookmarkEnd w:id="57"/>
      <w:proofErr w:type="spellStart"/>
      <w:r w:rsidRPr="00F02FC5">
        <w:rPr>
          <w:b/>
          <w:lang w:val="en-US"/>
        </w:rPr>
        <w:t>Referências</w:t>
      </w:r>
      <w:proofErr w:type="spellEnd"/>
    </w:p>
    <w:p w14:paraId="72A43B80" w14:textId="77777777" w:rsidR="007C5129" w:rsidRPr="00F02FC5" w:rsidRDefault="007C5129">
      <w:pPr>
        <w:spacing w:line="360" w:lineRule="auto"/>
        <w:rPr>
          <w:b/>
          <w:lang w:val="en-US"/>
        </w:rPr>
      </w:pPr>
    </w:p>
    <w:p w14:paraId="218B9D41" w14:textId="77777777" w:rsidR="007C5129" w:rsidRDefault="00000000">
      <w:pPr>
        <w:pBdr>
          <w:top w:val="nil"/>
          <w:left w:val="nil"/>
          <w:bottom w:val="nil"/>
          <w:right w:val="nil"/>
          <w:between w:val="nil"/>
        </w:pBdr>
        <w:rPr>
          <w:color w:val="000000"/>
        </w:rPr>
      </w:pPr>
      <w:r w:rsidRPr="00F02FC5">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41C94EB" w14:textId="77777777" w:rsidR="007C5129" w:rsidRDefault="007C5129">
      <w:pPr>
        <w:pBdr>
          <w:top w:val="nil"/>
          <w:left w:val="nil"/>
          <w:bottom w:val="nil"/>
          <w:right w:val="nil"/>
          <w:between w:val="nil"/>
        </w:pBdr>
        <w:rPr>
          <w:color w:val="000000"/>
        </w:rPr>
      </w:pPr>
    </w:p>
    <w:p w14:paraId="5789A7BA" w14:textId="77777777" w:rsidR="007C5129" w:rsidRDefault="00000000">
      <w:pPr>
        <w:pBdr>
          <w:top w:val="nil"/>
          <w:left w:val="nil"/>
          <w:bottom w:val="nil"/>
          <w:right w:val="nil"/>
          <w:between w:val="nil"/>
        </w:pBdr>
        <w:rPr>
          <w:color w:val="000000"/>
        </w:rPr>
      </w:pPr>
      <w:r>
        <w:rPr>
          <w:color w:val="000000"/>
        </w:rPr>
        <w:t xml:space="preserve">Bishop, C. 1995. Training </w:t>
      </w:r>
      <w:proofErr w:type="spellStart"/>
      <w:r>
        <w:rPr>
          <w:color w:val="000000"/>
        </w:rPr>
        <w:t>with</w:t>
      </w:r>
      <w:proofErr w:type="spellEnd"/>
      <w:r>
        <w:rPr>
          <w:color w:val="000000"/>
        </w:rPr>
        <w:t xml:space="preserve"> </w:t>
      </w:r>
      <w:proofErr w:type="spellStart"/>
      <w:r>
        <w:rPr>
          <w:color w:val="000000"/>
        </w:rPr>
        <w:t>Noise</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Equivalent</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Tikhonov</w:t>
      </w:r>
      <w:proofErr w:type="spellEnd"/>
      <w:r>
        <w:rPr>
          <w:color w:val="000000"/>
        </w:rPr>
        <w:t xml:space="preserve"> </w:t>
      </w:r>
      <w:proofErr w:type="spellStart"/>
      <w:r>
        <w:rPr>
          <w:color w:val="000000"/>
        </w:rPr>
        <w:t>Regularization</w:t>
      </w:r>
      <w:proofErr w:type="spellEnd"/>
      <w:r>
        <w:rPr>
          <w:color w:val="000000"/>
        </w:rPr>
        <w:t xml:space="preserve">. Neural </w:t>
      </w:r>
      <w:proofErr w:type="spellStart"/>
      <w:r>
        <w:rPr>
          <w:color w:val="000000"/>
        </w:rPr>
        <w:t>Computation</w:t>
      </w:r>
      <w:proofErr w:type="spellEnd"/>
      <w:r>
        <w:rPr>
          <w:color w:val="000000"/>
        </w:rPr>
        <w:t>, vol.7, no.1: 108-116.</w:t>
      </w:r>
    </w:p>
    <w:p w14:paraId="56F478CA" w14:textId="77777777" w:rsidR="007C5129" w:rsidRDefault="007C5129">
      <w:pPr>
        <w:pBdr>
          <w:top w:val="nil"/>
          <w:left w:val="nil"/>
          <w:bottom w:val="nil"/>
          <w:right w:val="nil"/>
          <w:between w:val="nil"/>
        </w:pBdr>
        <w:rPr>
          <w:color w:val="000000"/>
        </w:rPr>
      </w:pPr>
    </w:p>
    <w:p w14:paraId="7BCABEA3" w14:textId="77777777" w:rsidR="007C5129" w:rsidRPr="00F02FC5" w:rsidRDefault="00000000">
      <w:pPr>
        <w:pBdr>
          <w:top w:val="nil"/>
          <w:left w:val="nil"/>
          <w:bottom w:val="nil"/>
          <w:right w:val="nil"/>
          <w:between w:val="nil"/>
        </w:pBdr>
        <w:rPr>
          <w:color w:val="000000"/>
          <w:lang w:val="en-US"/>
        </w:rPr>
      </w:pPr>
      <w:proofErr w:type="spellStart"/>
      <w:r>
        <w:rPr>
          <w:color w:val="000000"/>
        </w:rPr>
        <w:t>Bhatia</w:t>
      </w:r>
      <w:proofErr w:type="spellEnd"/>
      <w:r>
        <w:rPr>
          <w:color w:val="000000"/>
        </w:rPr>
        <w:t xml:space="preserve">, R. 2018. </w:t>
      </w:r>
      <w:r w:rsidRPr="00F02FC5">
        <w:rPr>
          <w:color w:val="000000"/>
          <w:lang w:val="en-US"/>
        </w:rPr>
        <w:t xml:space="preserve">How do Machine Learning algorithms differ from traditional algorithms? </w:t>
      </w:r>
      <w:proofErr w:type="spellStart"/>
      <w:r>
        <w:rPr>
          <w:color w:val="000000"/>
        </w:rPr>
        <w:t>Analytics</w:t>
      </w:r>
      <w:proofErr w:type="spellEnd"/>
      <w:r>
        <w:rPr>
          <w:color w:val="000000"/>
        </w:rPr>
        <w:t xml:space="preserve"> </w:t>
      </w:r>
      <w:proofErr w:type="spellStart"/>
      <w:r>
        <w:rPr>
          <w:color w:val="000000"/>
        </w:rPr>
        <w:t>India</w:t>
      </w:r>
      <w:proofErr w:type="spellEnd"/>
      <w:r>
        <w:rPr>
          <w:color w:val="000000"/>
        </w:rPr>
        <w:t xml:space="preserve"> Magazine. Disponível em: &lt;https://analyticsindiamag.com/how-do-machine-learning-algorithms-differ-from-traditional-algorithms&gt;. </w:t>
      </w:r>
      <w:proofErr w:type="spellStart"/>
      <w:r w:rsidRPr="00F02FC5">
        <w:rPr>
          <w:color w:val="000000"/>
          <w:lang w:val="en-US"/>
        </w:rPr>
        <w:t>Acesso</w:t>
      </w:r>
      <w:proofErr w:type="spellEnd"/>
      <w:r w:rsidRPr="00F02FC5">
        <w:rPr>
          <w:color w:val="000000"/>
          <w:lang w:val="en-US"/>
        </w:rPr>
        <w:t xml:space="preserve"> </w:t>
      </w:r>
      <w:proofErr w:type="spellStart"/>
      <w:r w:rsidRPr="00F02FC5">
        <w:rPr>
          <w:color w:val="000000"/>
          <w:lang w:val="en-US"/>
        </w:rPr>
        <w:t>em</w:t>
      </w:r>
      <w:proofErr w:type="spellEnd"/>
      <w:r w:rsidRPr="00F02FC5">
        <w:rPr>
          <w:color w:val="000000"/>
          <w:lang w:val="en-US"/>
        </w:rPr>
        <w:t xml:space="preserve"> 22 de </w:t>
      </w:r>
      <w:proofErr w:type="spellStart"/>
      <w:r w:rsidRPr="00F02FC5">
        <w:rPr>
          <w:color w:val="000000"/>
          <w:lang w:val="en-US"/>
        </w:rPr>
        <w:t>dezembro</w:t>
      </w:r>
      <w:proofErr w:type="spellEnd"/>
      <w:r w:rsidRPr="00F02FC5">
        <w:rPr>
          <w:color w:val="000000"/>
          <w:lang w:val="en-US"/>
        </w:rPr>
        <w:t xml:space="preserve"> de 2022.</w:t>
      </w:r>
    </w:p>
    <w:p w14:paraId="2C006A94" w14:textId="77777777" w:rsidR="007C5129" w:rsidRPr="00F02FC5" w:rsidRDefault="007C5129">
      <w:pPr>
        <w:pBdr>
          <w:top w:val="nil"/>
          <w:left w:val="nil"/>
          <w:bottom w:val="nil"/>
          <w:right w:val="nil"/>
          <w:between w:val="nil"/>
        </w:pBdr>
        <w:rPr>
          <w:color w:val="000000"/>
          <w:lang w:val="en-US"/>
        </w:rPr>
      </w:pPr>
    </w:p>
    <w:p w14:paraId="270570E1" w14:textId="77777777" w:rsidR="007C5129" w:rsidRPr="00F02FC5" w:rsidRDefault="00000000">
      <w:pPr>
        <w:pBdr>
          <w:top w:val="nil"/>
          <w:left w:val="nil"/>
          <w:bottom w:val="nil"/>
          <w:right w:val="nil"/>
          <w:between w:val="nil"/>
        </w:pBdr>
        <w:rPr>
          <w:color w:val="000000"/>
          <w:lang w:val="en-US"/>
        </w:rPr>
      </w:pPr>
      <w:proofErr w:type="spellStart"/>
      <w:r w:rsidRPr="00F02FC5">
        <w:rPr>
          <w:color w:val="000000"/>
          <w:lang w:val="en-US"/>
        </w:rPr>
        <w:t>Boehmke</w:t>
      </w:r>
      <w:proofErr w:type="spellEnd"/>
      <w:r w:rsidRPr="00F02FC5">
        <w:rPr>
          <w:color w:val="000000"/>
          <w:lang w:val="en-US"/>
        </w:rPr>
        <w:t>, B.; Greenwell, B. 2019. Hands-on machine learning with R. Chapman and Hall/CRC, New York, NY, USA.</w:t>
      </w:r>
    </w:p>
    <w:p w14:paraId="16C83BA9" w14:textId="77777777" w:rsidR="007C5129" w:rsidRPr="00F02FC5" w:rsidRDefault="007C5129">
      <w:pPr>
        <w:pBdr>
          <w:top w:val="nil"/>
          <w:left w:val="nil"/>
          <w:bottom w:val="nil"/>
          <w:right w:val="nil"/>
          <w:between w:val="nil"/>
        </w:pBdr>
        <w:rPr>
          <w:color w:val="000000"/>
          <w:lang w:val="en-US"/>
        </w:rPr>
      </w:pPr>
    </w:p>
    <w:p w14:paraId="1AA586A8" w14:textId="77777777" w:rsidR="007C5129" w:rsidRPr="00F02FC5" w:rsidRDefault="00000000">
      <w:pPr>
        <w:pBdr>
          <w:top w:val="nil"/>
          <w:left w:val="nil"/>
          <w:bottom w:val="nil"/>
          <w:right w:val="nil"/>
          <w:between w:val="nil"/>
        </w:pBdr>
        <w:rPr>
          <w:color w:val="000000"/>
          <w:highlight w:val="white"/>
          <w:lang w:val="en-US"/>
        </w:rPr>
      </w:pPr>
      <w:proofErr w:type="spellStart"/>
      <w:r w:rsidRPr="00F02FC5">
        <w:rPr>
          <w:color w:val="000000"/>
          <w:highlight w:val="white"/>
          <w:lang w:val="en-US"/>
        </w:rPr>
        <w:t>Ciric</w:t>
      </w:r>
      <w:proofErr w:type="spellEnd"/>
      <w:r w:rsidRPr="00F02FC5">
        <w:rPr>
          <w:color w:val="000000"/>
          <w:highlight w:val="white"/>
          <w:lang w:val="en-US"/>
        </w:rPr>
        <w:t xml:space="preserve">, D; </w:t>
      </w:r>
      <w:proofErr w:type="spellStart"/>
      <w:r w:rsidRPr="00F02FC5">
        <w:rPr>
          <w:color w:val="000000"/>
          <w:highlight w:val="white"/>
          <w:lang w:val="en-US"/>
        </w:rPr>
        <w:t>Peric</w:t>
      </w:r>
      <w:proofErr w:type="spellEnd"/>
      <w:r w:rsidRPr="00F02FC5">
        <w:rPr>
          <w:color w:val="000000"/>
          <w:highlight w:val="white"/>
          <w:lang w:val="en-US"/>
        </w:rPr>
        <w:t>, Z; Nikolic, J; Vucic, N. 2021. Audio Signal Mapping into Spectrogram-Based Images for Deep Learning Applications. 2021 20th International Symposium INFOTEH-JAHORINA (INFOTEH), 2021, Sarajevo, Bosnia e Herzegovina: 1-6.</w:t>
      </w:r>
    </w:p>
    <w:p w14:paraId="5B2BA0B7" w14:textId="77777777" w:rsidR="007C5129" w:rsidRPr="00F02FC5" w:rsidRDefault="007C5129">
      <w:pPr>
        <w:pBdr>
          <w:top w:val="nil"/>
          <w:left w:val="nil"/>
          <w:bottom w:val="nil"/>
          <w:right w:val="nil"/>
          <w:between w:val="nil"/>
        </w:pBdr>
        <w:rPr>
          <w:color w:val="000000"/>
          <w:lang w:val="en-US"/>
        </w:rPr>
      </w:pPr>
    </w:p>
    <w:p w14:paraId="33C16379" w14:textId="77777777" w:rsidR="007C5129" w:rsidRPr="00EF28F9" w:rsidRDefault="00000000">
      <w:pPr>
        <w:pBdr>
          <w:top w:val="nil"/>
          <w:left w:val="nil"/>
          <w:bottom w:val="nil"/>
          <w:right w:val="nil"/>
          <w:between w:val="nil"/>
        </w:pBdr>
        <w:rPr>
          <w:color w:val="000000"/>
          <w:lang w:val="en-US"/>
        </w:rPr>
      </w:pPr>
      <w:r w:rsidRPr="00F02FC5">
        <w:rPr>
          <w:color w:val="000000"/>
          <w:lang w:val="en-US"/>
        </w:rPr>
        <w:t xml:space="preserve">Chen, H; Hu, N; Cheng, Z. 2019. A deep convolutional neural network based fusion method of two-direction vibration signal data for health state identification of planetary gearboxes.  </w:t>
      </w:r>
      <w:r w:rsidRPr="00EF28F9">
        <w:rPr>
          <w:color w:val="000000"/>
          <w:lang w:val="en-US"/>
        </w:rPr>
        <w:t>Measurement, Volume 146. 268-278.</w:t>
      </w:r>
    </w:p>
    <w:p w14:paraId="1D11EE61" w14:textId="77777777" w:rsidR="007C5129" w:rsidRPr="00EF28F9" w:rsidRDefault="007C5129">
      <w:pPr>
        <w:pBdr>
          <w:top w:val="nil"/>
          <w:left w:val="nil"/>
          <w:bottom w:val="nil"/>
          <w:right w:val="nil"/>
          <w:between w:val="nil"/>
        </w:pBdr>
        <w:rPr>
          <w:color w:val="000000"/>
          <w:lang w:val="en-US"/>
        </w:rPr>
      </w:pPr>
    </w:p>
    <w:p w14:paraId="53F2B569" w14:textId="77777777" w:rsidR="007C5129" w:rsidRDefault="00000000">
      <w:pPr>
        <w:pBdr>
          <w:top w:val="nil"/>
          <w:left w:val="nil"/>
          <w:bottom w:val="nil"/>
          <w:right w:val="nil"/>
          <w:between w:val="nil"/>
        </w:pBdr>
        <w:rPr>
          <w:color w:val="000000"/>
        </w:rPr>
      </w:pPr>
      <w:r w:rsidRPr="00EF28F9">
        <w:rPr>
          <w:color w:val="000000"/>
          <w:lang w:val="en-US"/>
        </w:rPr>
        <w:t xml:space="preserve">Data Science Academy [DSA]. 2022. Deep Learning Book. Disponível em &lt;https://www.deeplearningbook.com.br&gt;. </w:t>
      </w:r>
      <w:r>
        <w:rPr>
          <w:color w:val="000000"/>
        </w:rPr>
        <w:t>Acesso em 29 de dezembro de 2022.</w:t>
      </w:r>
    </w:p>
    <w:p w14:paraId="21266380" w14:textId="77777777" w:rsidR="007C5129" w:rsidRDefault="007C5129">
      <w:pPr>
        <w:pBdr>
          <w:top w:val="nil"/>
          <w:left w:val="nil"/>
          <w:bottom w:val="nil"/>
          <w:right w:val="nil"/>
          <w:between w:val="nil"/>
        </w:pBdr>
        <w:rPr>
          <w:color w:val="000000"/>
        </w:rPr>
      </w:pPr>
    </w:p>
    <w:p w14:paraId="58C3DD9F" w14:textId="77777777" w:rsidR="007C5129" w:rsidRDefault="00000000">
      <w:pPr>
        <w:pBdr>
          <w:top w:val="nil"/>
          <w:left w:val="nil"/>
          <w:bottom w:val="nil"/>
          <w:right w:val="nil"/>
          <w:between w:val="nil"/>
        </w:pBdr>
        <w:rPr>
          <w:color w:val="000000"/>
        </w:rPr>
      </w:pPr>
      <w:proofErr w:type="spellStart"/>
      <w:r>
        <w:rPr>
          <w:color w:val="000000"/>
        </w:rPr>
        <w:t>Devopedia</w:t>
      </w:r>
      <w:proofErr w:type="spellEnd"/>
      <w:r>
        <w:rPr>
          <w:color w:val="000000"/>
        </w:rPr>
        <w:t xml:space="preserve">. 2021. </w:t>
      </w:r>
      <w:proofErr w:type="spellStart"/>
      <w:r>
        <w:rPr>
          <w:color w:val="000000"/>
        </w:rPr>
        <w:t>Audio</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Extraction</w:t>
      </w:r>
      <w:proofErr w:type="spellEnd"/>
      <w:r>
        <w:rPr>
          <w:color w:val="000000"/>
        </w:rPr>
        <w:t>. Disponível em: &lt;https://devopedia.org/</w:t>
      </w:r>
      <w:proofErr w:type="spellStart"/>
      <w:r>
        <w:rPr>
          <w:color w:val="000000"/>
        </w:rPr>
        <w:t>audio-feature-extraction</w:t>
      </w:r>
      <w:proofErr w:type="spellEnd"/>
      <w:r>
        <w:rPr>
          <w:color w:val="000000"/>
        </w:rPr>
        <w:t>&gt;. Acesso em 26 de dezembro de 2022.</w:t>
      </w:r>
    </w:p>
    <w:p w14:paraId="6D19F879" w14:textId="77777777" w:rsidR="007C5129" w:rsidRDefault="007C5129">
      <w:pPr>
        <w:pBdr>
          <w:top w:val="nil"/>
          <w:left w:val="nil"/>
          <w:bottom w:val="nil"/>
          <w:right w:val="nil"/>
          <w:between w:val="nil"/>
        </w:pBdr>
        <w:rPr>
          <w:color w:val="000000"/>
        </w:rPr>
      </w:pPr>
    </w:p>
    <w:p w14:paraId="185E2063" w14:textId="77777777" w:rsidR="007C5129" w:rsidRDefault="00000000">
      <w:pPr>
        <w:pBdr>
          <w:top w:val="nil"/>
          <w:left w:val="nil"/>
          <w:bottom w:val="nil"/>
          <w:right w:val="nil"/>
          <w:between w:val="nil"/>
        </w:pBdr>
        <w:rPr>
          <w:color w:val="000000"/>
        </w:rPr>
      </w:pPr>
      <w:r>
        <w:t xml:space="preserve">Fávero, L.P.; </w:t>
      </w:r>
      <w:proofErr w:type="spellStart"/>
      <w:r>
        <w:t>Belfiore</w:t>
      </w:r>
      <w:proofErr w:type="spellEnd"/>
      <w:r>
        <w:t xml:space="preserve">, P. 2017. Manual de Análise de Dados - Estatística e Modelagem Multivariada com Excel®, SPSS® e </w:t>
      </w:r>
      <w:proofErr w:type="spellStart"/>
      <w:r>
        <w:t>Stata</w:t>
      </w:r>
      <w:proofErr w:type="spellEnd"/>
      <w:r>
        <w:t xml:space="preserve">®. 1ed. Elsevier Editora, Rio de Janeiro, RJ, Brasil. </w:t>
      </w:r>
    </w:p>
    <w:p w14:paraId="6E0D3520" w14:textId="77777777" w:rsidR="007C5129" w:rsidRDefault="00000000">
      <w:pPr>
        <w:pBdr>
          <w:top w:val="nil"/>
          <w:left w:val="nil"/>
          <w:bottom w:val="nil"/>
          <w:right w:val="nil"/>
          <w:between w:val="nil"/>
        </w:pBdr>
        <w:rPr>
          <w:color w:val="000000"/>
        </w:rPr>
      </w:pPr>
      <w:r>
        <w:rPr>
          <w:color w:val="000000"/>
        </w:rPr>
        <w:t xml:space="preserve"> </w:t>
      </w:r>
    </w:p>
    <w:p w14:paraId="0BBC118D" w14:textId="77777777" w:rsidR="007C5129" w:rsidRPr="00F02FC5" w:rsidRDefault="00000000">
      <w:pPr>
        <w:pBdr>
          <w:top w:val="nil"/>
          <w:left w:val="nil"/>
          <w:bottom w:val="nil"/>
          <w:right w:val="nil"/>
          <w:between w:val="nil"/>
        </w:pBdr>
        <w:rPr>
          <w:color w:val="000000"/>
          <w:lang w:val="en-US"/>
        </w:rPr>
      </w:pPr>
      <w:r>
        <w:rPr>
          <w:color w:val="000000"/>
        </w:rPr>
        <w:t xml:space="preserve">Fernández, A., García, S., Galar, M., Prati, R. C., </w:t>
      </w:r>
      <w:proofErr w:type="spellStart"/>
      <w:r>
        <w:rPr>
          <w:color w:val="000000"/>
        </w:rPr>
        <w:t>Krawczyk</w:t>
      </w:r>
      <w:proofErr w:type="spellEnd"/>
      <w:r>
        <w:rPr>
          <w:color w:val="000000"/>
        </w:rPr>
        <w:t xml:space="preserve">, B., Herrera, F. 2018. </w:t>
      </w:r>
      <w:r w:rsidRPr="00F02FC5">
        <w:rPr>
          <w:color w:val="000000"/>
          <w:lang w:val="en-US"/>
        </w:rPr>
        <w:t xml:space="preserve">Learning from imbalanced data sets. Springer, Berlin, </w:t>
      </w:r>
      <w:proofErr w:type="spellStart"/>
      <w:r w:rsidRPr="00F02FC5">
        <w:rPr>
          <w:color w:val="000000"/>
          <w:lang w:val="en-US"/>
        </w:rPr>
        <w:t>Alemanha</w:t>
      </w:r>
      <w:proofErr w:type="spellEnd"/>
      <w:r w:rsidRPr="00F02FC5">
        <w:rPr>
          <w:color w:val="000000"/>
          <w:lang w:val="en-US"/>
        </w:rPr>
        <w:t>.</w:t>
      </w:r>
    </w:p>
    <w:p w14:paraId="48FA0AB1" w14:textId="77777777" w:rsidR="007C5129" w:rsidRPr="00F02FC5" w:rsidRDefault="007C5129">
      <w:pPr>
        <w:pBdr>
          <w:top w:val="nil"/>
          <w:left w:val="nil"/>
          <w:bottom w:val="nil"/>
          <w:right w:val="nil"/>
          <w:between w:val="nil"/>
        </w:pBdr>
        <w:rPr>
          <w:color w:val="000000"/>
          <w:lang w:val="en-US"/>
        </w:rPr>
      </w:pPr>
    </w:p>
    <w:p w14:paraId="3B78F22E" w14:textId="77777777" w:rsidR="007C5129" w:rsidRPr="00F02FC5" w:rsidRDefault="00000000">
      <w:pPr>
        <w:pBdr>
          <w:top w:val="nil"/>
          <w:left w:val="nil"/>
          <w:bottom w:val="nil"/>
          <w:right w:val="nil"/>
          <w:between w:val="nil"/>
        </w:pBdr>
        <w:rPr>
          <w:color w:val="000000"/>
          <w:lang w:val="en-US"/>
        </w:rPr>
      </w:pPr>
      <w:r w:rsidRPr="00F02FC5">
        <w:rPr>
          <w:color w:val="000000"/>
          <w:lang w:val="en-US"/>
        </w:rPr>
        <w:t>Hasan, R; Jamil, M; Rabbani, G; Rahman, S. 2004. Speaker identification using Mel Frequency Cepstral Coefficients. 3</w:t>
      </w:r>
      <w:r w:rsidRPr="00F02FC5">
        <w:rPr>
          <w:color w:val="000000"/>
          <w:vertAlign w:val="superscript"/>
          <w:lang w:val="en-US"/>
        </w:rPr>
        <w:t>rd</w:t>
      </w:r>
      <w:r w:rsidRPr="00F02FC5">
        <w:rPr>
          <w:color w:val="000000"/>
          <w:lang w:val="en-US"/>
        </w:rPr>
        <w:t xml:space="preserve"> International Conference on Electrical &amp; Computer Engineering (ICECE 2004), 2004, Dhaka, Bangladesh.</w:t>
      </w:r>
    </w:p>
    <w:p w14:paraId="29EFAC4C" w14:textId="77777777" w:rsidR="007C5129" w:rsidRPr="00F02FC5" w:rsidRDefault="007C5129">
      <w:pPr>
        <w:pBdr>
          <w:top w:val="nil"/>
          <w:left w:val="nil"/>
          <w:bottom w:val="nil"/>
          <w:right w:val="nil"/>
          <w:between w:val="nil"/>
        </w:pBdr>
        <w:rPr>
          <w:color w:val="000000"/>
          <w:lang w:val="en-US"/>
        </w:rPr>
      </w:pPr>
    </w:p>
    <w:p w14:paraId="6AB1B46D" w14:textId="77777777" w:rsidR="007C5129" w:rsidRPr="00EF28F9" w:rsidRDefault="00000000">
      <w:pPr>
        <w:pBdr>
          <w:top w:val="nil"/>
          <w:left w:val="nil"/>
          <w:bottom w:val="nil"/>
          <w:right w:val="nil"/>
          <w:between w:val="nil"/>
        </w:pBdr>
        <w:rPr>
          <w:color w:val="000000"/>
          <w:lang w:val="en-US"/>
        </w:rPr>
      </w:pPr>
      <w:proofErr w:type="spellStart"/>
      <w:r w:rsidRPr="00F02FC5">
        <w:rPr>
          <w:color w:val="000000"/>
          <w:lang w:val="en-US"/>
        </w:rPr>
        <w:t>Kemalkar</w:t>
      </w:r>
      <w:proofErr w:type="spellEnd"/>
      <w:r w:rsidRPr="00F02FC5">
        <w:rPr>
          <w:color w:val="000000"/>
          <w:lang w:val="en-US"/>
        </w:rPr>
        <w:t xml:space="preserve">, A.K.; </w:t>
      </w:r>
      <w:proofErr w:type="spellStart"/>
      <w:r w:rsidRPr="00F02FC5">
        <w:rPr>
          <w:color w:val="000000"/>
          <w:lang w:val="en-US"/>
        </w:rPr>
        <w:t>Bairagi</w:t>
      </w:r>
      <w:proofErr w:type="spellEnd"/>
      <w:r w:rsidRPr="00F02FC5">
        <w:rPr>
          <w:color w:val="000000"/>
          <w:lang w:val="en-US"/>
        </w:rPr>
        <w:t xml:space="preserve">, </w:t>
      </w:r>
      <w:proofErr w:type="spellStart"/>
      <w:proofErr w:type="gramStart"/>
      <w:r w:rsidRPr="00F02FC5">
        <w:rPr>
          <w:color w:val="000000"/>
          <w:lang w:val="en-US"/>
        </w:rPr>
        <w:t>V.k</w:t>
      </w:r>
      <w:proofErr w:type="spellEnd"/>
      <w:r w:rsidRPr="00F02FC5">
        <w:rPr>
          <w:color w:val="000000"/>
          <w:lang w:val="en-US"/>
        </w:rPr>
        <w:t>..</w:t>
      </w:r>
      <w:proofErr w:type="gramEnd"/>
      <w:r w:rsidRPr="00F02FC5">
        <w:rPr>
          <w:color w:val="000000"/>
          <w:lang w:val="en-US"/>
        </w:rPr>
        <w:t xml:space="preserve"> </w:t>
      </w:r>
      <w:r w:rsidRPr="00EF28F9">
        <w:rPr>
          <w:color w:val="000000"/>
          <w:lang w:val="en-US"/>
        </w:rPr>
        <w:t xml:space="preserve">2016. Engine Fault Diagnosis Using </w:t>
      </w:r>
    </w:p>
    <w:p w14:paraId="3E63AB1D" w14:textId="77777777" w:rsidR="007C5129" w:rsidRPr="00F02FC5" w:rsidRDefault="00000000">
      <w:pPr>
        <w:pBdr>
          <w:top w:val="nil"/>
          <w:left w:val="nil"/>
          <w:bottom w:val="nil"/>
          <w:right w:val="nil"/>
          <w:between w:val="nil"/>
        </w:pBdr>
        <w:rPr>
          <w:color w:val="000000"/>
          <w:lang w:val="en-US"/>
        </w:rPr>
      </w:pPr>
      <w:r w:rsidRPr="00F02FC5">
        <w:rPr>
          <w:color w:val="000000"/>
          <w:lang w:val="en-US"/>
        </w:rPr>
        <w:t>Sound Analysis. International Conference on Automatic Control and Dynamic Optimization Techniques (ICACDOT): 943-946</w:t>
      </w:r>
    </w:p>
    <w:p w14:paraId="10A8587F" w14:textId="77777777" w:rsidR="007C5129" w:rsidRPr="00F02FC5" w:rsidRDefault="007C5129">
      <w:pPr>
        <w:pBdr>
          <w:top w:val="nil"/>
          <w:left w:val="nil"/>
          <w:bottom w:val="nil"/>
          <w:right w:val="nil"/>
          <w:between w:val="nil"/>
        </w:pBdr>
        <w:rPr>
          <w:color w:val="000000"/>
          <w:lang w:val="en-US"/>
        </w:rPr>
      </w:pPr>
    </w:p>
    <w:p w14:paraId="2557B543" w14:textId="77777777" w:rsidR="007C5129" w:rsidRPr="00F02FC5" w:rsidRDefault="00000000">
      <w:pPr>
        <w:pBdr>
          <w:top w:val="nil"/>
          <w:left w:val="nil"/>
          <w:bottom w:val="nil"/>
          <w:right w:val="nil"/>
          <w:between w:val="nil"/>
        </w:pBdr>
        <w:rPr>
          <w:color w:val="000000"/>
          <w:lang w:val="en-US"/>
        </w:rPr>
      </w:pPr>
      <w:r w:rsidRPr="00F02FC5">
        <w:rPr>
          <w:color w:val="000000"/>
          <w:lang w:val="en-US"/>
        </w:rPr>
        <w:t>Kuhn, M., e Johnson, K. 2013. Applied predictive modeling. Springer, New York, NY, USA.</w:t>
      </w:r>
    </w:p>
    <w:p w14:paraId="30D19CDD" w14:textId="77777777" w:rsidR="007C5129" w:rsidRPr="00F02FC5" w:rsidRDefault="007C5129">
      <w:pPr>
        <w:pBdr>
          <w:top w:val="nil"/>
          <w:left w:val="nil"/>
          <w:bottom w:val="nil"/>
          <w:right w:val="nil"/>
          <w:between w:val="nil"/>
        </w:pBdr>
        <w:rPr>
          <w:color w:val="000000"/>
          <w:lang w:val="en-US"/>
        </w:rPr>
      </w:pPr>
    </w:p>
    <w:p w14:paraId="747B95BC" w14:textId="77777777" w:rsidR="007C5129" w:rsidRPr="00F02FC5" w:rsidRDefault="00000000">
      <w:pPr>
        <w:pBdr>
          <w:top w:val="nil"/>
          <w:left w:val="nil"/>
          <w:bottom w:val="nil"/>
          <w:right w:val="nil"/>
          <w:between w:val="nil"/>
        </w:pBdr>
        <w:rPr>
          <w:color w:val="000000"/>
          <w:lang w:val="en-US"/>
        </w:rPr>
      </w:pPr>
      <w:r w:rsidRPr="00F02FC5">
        <w:rPr>
          <w:color w:val="000000"/>
          <w:lang w:val="en-US"/>
        </w:rPr>
        <w:t>Krawczyk, Bartosz. 2016. Learning from imbalanced data: open challenges and future directions. Progress in Artificial Intelligence 5 (4): 221-232.</w:t>
      </w:r>
    </w:p>
    <w:p w14:paraId="442C4A21" w14:textId="77777777" w:rsidR="007C5129" w:rsidRPr="00F02FC5" w:rsidRDefault="007C5129">
      <w:pPr>
        <w:pBdr>
          <w:top w:val="nil"/>
          <w:left w:val="nil"/>
          <w:bottom w:val="nil"/>
          <w:right w:val="nil"/>
          <w:between w:val="nil"/>
        </w:pBdr>
        <w:rPr>
          <w:color w:val="000000"/>
          <w:lang w:val="en-US"/>
        </w:rPr>
      </w:pPr>
    </w:p>
    <w:p w14:paraId="72249F23" w14:textId="77777777" w:rsidR="007C5129" w:rsidRPr="00F02FC5" w:rsidRDefault="00000000">
      <w:pPr>
        <w:pBdr>
          <w:top w:val="nil"/>
          <w:left w:val="nil"/>
          <w:bottom w:val="nil"/>
          <w:right w:val="nil"/>
          <w:between w:val="nil"/>
        </w:pBdr>
        <w:rPr>
          <w:color w:val="000000"/>
          <w:lang w:val="en-US"/>
        </w:rPr>
      </w:pPr>
      <w:r w:rsidRPr="00F02FC5">
        <w:rPr>
          <w:color w:val="000000"/>
          <w:lang w:val="en-US"/>
        </w:rPr>
        <w:t>Mohammadi, M.; Al-Fuqaha, A. 2018. Enabling Cognitive Smart Cities Using Big Data and Machine Learning: Approaches and Challenges. IEEE Communications Magazine, vol. 56, no. 2: 94-101.</w:t>
      </w:r>
    </w:p>
    <w:p w14:paraId="01FA090A" w14:textId="77777777" w:rsidR="007C5129" w:rsidRPr="00F02FC5" w:rsidRDefault="007C5129">
      <w:pPr>
        <w:pBdr>
          <w:top w:val="nil"/>
          <w:left w:val="nil"/>
          <w:bottom w:val="nil"/>
          <w:right w:val="nil"/>
          <w:between w:val="nil"/>
        </w:pBdr>
        <w:rPr>
          <w:color w:val="000000"/>
          <w:lang w:val="en-US"/>
        </w:rPr>
      </w:pPr>
    </w:p>
    <w:p w14:paraId="703979E7" w14:textId="77777777" w:rsidR="007C5129" w:rsidRPr="00F02FC5" w:rsidRDefault="00000000">
      <w:pPr>
        <w:pBdr>
          <w:top w:val="nil"/>
          <w:left w:val="nil"/>
          <w:bottom w:val="nil"/>
          <w:right w:val="nil"/>
          <w:between w:val="nil"/>
        </w:pBdr>
        <w:rPr>
          <w:color w:val="000000"/>
          <w:lang w:val="en-US"/>
        </w:rPr>
      </w:pPr>
      <w:proofErr w:type="spellStart"/>
      <w:r w:rsidRPr="00F02FC5">
        <w:rPr>
          <w:color w:val="000000"/>
          <w:lang w:val="en-US"/>
        </w:rPr>
        <w:t>Nickischer</w:t>
      </w:r>
      <w:proofErr w:type="spellEnd"/>
      <w:r w:rsidRPr="00F02FC5">
        <w:rPr>
          <w:color w:val="000000"/>
          <w:lang w:val="en-US"/>
        </w:rPr>
        <w:t xml:space="preserve">, A. 2020. Environmental Impacts of Internal Combustion Engines and </w:t>
      </w:r>
    </w:p>
    <w:p w14:paraId="680698BD" w14:textId="77777777" w:rsidR="007C5129" w:rsidRPr="00F02FC5" w:rsidRDefault="00000000">
      <w:pPr>
        <w:pBdr>
          <w:top w:val="nil"/>
          <w:left w:val="nil"/>
          <w:bottom w:val="nil"/>
          <w:right w:val="nil"/>
          <w:between w:val="nil"/>
        </w:pBdr>
        <w:rPr>
          <w:color w:val="000000"/>
          <w:lang w:val="en-US"/>
        </w:rPr>
      </w:pPr>
      <w:r w:rsidRPr="00F02FC5">
        <w:rPr>
          <w:color w:val="000000"/>
          <w:lang w:val="en-US"/>
        </w:rPr>
        <w:t>Electric Battery Vehicles. D.U. Quark, Volume #4 (Issue #2): 21-31.</w:t>
      </w:r>
    </w:p>
    <w:p w14:paraId="601E8B4F" w14:textId="77777777" w:rsidR="007C5129" w:rsidRPr="00F02FC5" w:rsidRDefault="007C5129">
      <w:pPr>
        <w:pBdr>
          <w:top w:val="nil"/>
          <w:left w:val="nil"/>
          <w:bottom w:val="nil"/>
          <w:right w:val="nil"/>
          <w:between w:val="nil"/>
        </w:pBdr>
        <w:rPr>
          <w:color w:val="000000"/>
          <w:lang w:val="en-US"/>
        </w:rPr>
      </w:pPr>
    </w:p>
    <w:p w14:paraId="0ED3512F" w14:textId="77777777" w:rsidR="007C5129" w:rsidRPr="00F02FC5" w:rsidRDefault="00000000">
      <w:pPr>
        <w:pBdr>
          <w:top w:val="nil"/>
          <w:left w:val="nil"/>
          <w:bottom w:val="nil"/>
          <w:right w:val="nil"/>
          <w:between w:val="nil"/>
        </w:pBdr>
        <w:rPr>
          <w:color w:val="000000"/>
          <w:lang w:val="en-US"/>
        </w:rPr>
      </w:pPr>
      <w:proofErr w:type="spellStart"/>
      <w:r w:rsidRPr="00F02FC5">
        <w:rPr>
          <w:color w:val="000000"/>
          <w:lang w:val="en-US"/>
        </w:rPr>
        <w:t>Piczak</w:t>
      </w:r>
      <w:proofErr w:type="spellEnd"/>
      <w:r w:rsidRPr="00F02FC5">
        <w:rPr>
          <w:color w:val="000000"/>
          <w:lang w:val="en-US"/>
        </w:rPr>
        <w:t>, K. 2015. Environmental sound classification with convolutional neural networks. 2015 IEEE 25th International Workshop on Machine Learning for Signal Processing (MLSP), 2015: 1-6.</w:t>
      </w:r>
    </w:p>
    <w:p w14:paraId="5BDE38BC" w14:textId="77777777" w:rsidR="007C5129" w:rsidRPr="00F02FC5" w:rsidRDefault="007C5129">
      <w:pPr>
        <w:pBdr>
          <w:top w:val="nil"/>
          <w:left w:val="nil"/>
          <w:bottom w:val="nil"/>
          <w:right w:val="nil"/>
          <w:between w:val="nil"/>
        </w:pBdr>
        <w:rPr>
          <w:color w:val="000000"/>
          <w:lang w:val="en-US"/>
        </w:rPr>
      </w:pPr>
    </w:p>
    <w:p w14:paraId="77337B21" w14:textId="77777777" w:rsidR="007C5129" w:rsidRPr="00F02FC5" w:rsidRDefault="00000000">
      <w:pPr>
        <w:pBdr>
          <w:top w:val="nil"/>
          <w:left w:val="nil"/>
          <w:bottom w:val="nil"/>
          <w:right w:val="nil"/>
          <w:between w:val="nil"/>
        </w:pBdr>
        <w:rPr>
          <w:color w:val="000000"/>
          <w:lang w:val="en-US"/>
        </w:rPr>
      </w:pPr>
      <w:proofErr w:type="spellStart"/>
      <w:r>
        <w:rPr>
          <w:color w:val="000000"/>
        </w:rPr>
        <w:t>Sahidullah</w:t>
      </w:r>
      <w:proofErr w:type="spellEnd"/>
      <w:r>
        <w:rPr>
          <w:color w:val="000000"/>
        </w:rPr>
        <w:t xml:space="preserve">, M; </w:t>
      </w:r>
      <w:proofErr w:type="spellStart"/>
      <w:r>
        <w:rPr>
          <w:color w:val="000000"/>
        </w:rPr>
        <w:t>Goutam</w:t>
      </w:r>
      <w:proofErr w:type="spellEnd"/>
      <w:r>
        <w:rPr>
          <w:color w:val="000000"/>
        </w:rPr>
        <w:t xml:space="preserve"> Saha, G. 2011. </w:t>
      </w:r>
      <w:r w:rsidRPr="00F02FC5">
        <w:rPr>
          <w:color w:val="000000"/>
          <w:lang w:val="en-US"/>
        </w:rPr>
        <w:t xml:space="preserve">Design, </w:t>
      </w:r>
      <w:proofErr w:type="gramStart"/>
      <w:r w:rsidRPr="00F02FC5">
        <w:rPr>
          <w:color w:val="000000"/>
          <w:lang w:val="en-US"/>
        </w:rPr>
        <w:t>analysis</w:t>
      </w:r>
      <w:proofErr w:type="gramEnd"/>
      <w:r w:rsidRPr="00F02FC5">
        <w:rPr>
          <w:color w:val="000000"/>
          <w:lang w:val="en-US"/>
        </w:rPr>
        <w:t xml:space="preserve"> and experimental evaluation of block-based transformation in MFCC computation for speaker recognition. Speech Communication, Volume 54, Issue 4, 2012: 543-565.</w:t>
      </w:r>
    </w:p>
    <w:p w14:paraId="0D07A457" w14:textId="77777777" w:rsidR="007C5129" w:rsidRPr="00F02FC5" w:rsidRDefault="007C5129">
      <w:pPr>
        <w:pBdr>
          <w:top w:val="nil"/>
          <w:left w:val="nil"/>
          <w:bottom w:val="nil"/>
          <w:right w:val="nil"/>
          <w:between w:val="nil"/>
        </w:pBdr>
        <w:rPr>
          <w:color w:val="000000"/>
          <w:lang w:val="en-US"/>
        </w:rPr>
      </w:pPr>
    </w:p>
    <w:p w14:paraId="7938611D" w14:textId="77777777" w:rsidR="007C5129" w:rsidRPr="00F02FC5" w:rsidRDefault="00000000">
      <w:pPr>
        <w:pBdr>
          <w:top w:val="nil"/>
          <w:left w:val="nil"/>
          <w:bottom w:val="nil"/>
          <w:right w:val="nil"/>
          <w:between w:val="nil"/>
        </w:pBdr>
        <w:rPr>
          <w:color w:val="000000"/>
          <w:highlight w:val="white"/>
          <w:lang w:val="en-US"/>
        </w:rPr>
      </w:pPr>
      <w:proofErr w:type="spellStart"/>
      <w:r w:rsidRPr="00F02FC5">
        <w:rPr>
          <w:color w:val="000000"/>
          <w:highlight w:val="white"/>
          <w:lang w:val="en-US"/>
        </w:rPr>
        <w:t>Salamon</w:t>
      </w:r>
      <w:proofErr w:type="spellEnd"/>
      <w:r w:rsidRPr="00F02FC5">
        <w:rPr>
          <w:color w:val="000000"/>
          <w:highlight w:val="white"/>
          <w:lang w:val="en-US"/>
        </w:rPr>
        <w:t>, J; Bello, J. 2016. Deep Convolutional Neural Networks and Data</w:t>
      </w:r>
    </w:p>
    <w:p w14:paraId="02F288A1" w14:textId="77777777" w:rsidR="007C5129" w:rsidRPr="00F02FC5" w:rsidRDefault="00000000">
      <w:pPr>
        <w:pBdr>
          <w:top w:val="nil"/>
          <w:left w:val="nil"/>
          <w:bottom w:val="nil"/>
          <w:right w:val="nil"/>
          <w:between w:val="nil"/>
        </w:pBdr>
        <w:rPr>
          <w:color w:val="000000"/>
          <w:highlight w:val="white"/>
          <w:lang w:val="en-US"/>
        </w:rPr>
      </w:pPr>
      <w:r w:rsidRPr="00F02FC5">
        <w:rPr>
          <w:color w:val="000000"/>
          <w:highlight w:val="white"/>
          <w:lang w:val="en-US"/>
        </w:rPr>
        <w:t>Augmentation for Environmental Sound Classification. IEEE Signal Processing Letters</w:t>
      </w:r>
      <w:r w:rsidRPr="00F02FC5">
        <w:rPr>
          <w:i/>
          <w:color w:val="000000"/>
          <w:highlight w:val="white"/>
          <w:lang w:val="en-US"/>
        </w:rPr>
        <w:t>,</w:t>
      </w:r>
      <w:r w:rsidRPr="00F02FC5">
        <w:rPr>
          <w:color w:val="000000"/>
          <w:highlight w:val="white"/>
          <w:lang w:val="en-US"/>
        </w:rPr>
        <w:t xml:space="preserve"> vol. 24, no. 3, pp. 279-283, March 2017.</w:t>
      </w:r>
    </w:p>
    <w:p w14:paraId="2D703BF7" w14:textId="77777777" w:rsidR="007C5129" w:rsidRPr="00F02FC5" w:rsidRDefault="007C5129">
      <w:pPr>
        <w:pBdr>
          <w:top w:val="nil"/>
          <w:left w:val="nil"/>
          <w:bottom w:val="nil"/>
          <w:right w:val="nil"/>
          <w:between w:val="nil"/>
        </w:pBdr>
        <w:rPr>
          <w:color w:val="000000"/>
          <w:lang w:val="en-US"/>
        </w:rPr>
      </w:pPr>
    </w:p>
    <w:p w14:paraId="45B94468" w14:textId="77777777" w:rsidR="007C5129" w:rsidRDefault="00000000">
      <w:pPr>
        <w:pBdr>
          <w:top w:val="nil"/>
          <w:left w:val="nil"/>
          <w:bottom w:val="nil"/>
          <w:right w:val="nil"/>
          <w:between w:val="nil"/>
        </w:pBdr>
        <w:rPr>
          <w:color w:val="000000"/>
          <w:highlight w:val="white"/>
        </w:rPr>
      </w:pPr>
      <w:proofErr w:type="spellStart"/>
      <w:r w:rsidRPr="00F02FC5">
        <w:rPr>
          <w:color w:val="000000"/>
          <w:highlight w:val="white"/>
          <w:lang w:val="en-US"/>
        </w:rPr>
        <w:t>Salamon</w:t>
      </w:r>
      <w:proofErr w:type="spellEnd"/>
      <w:r w:rsidRPr="00F02FC5">
        <w:rPr>
          <w:color w:val="000000"/>
          <w:highlight w:val="white"/>
          <w:lang w:val="en-US"/>
        </w:rPr>
        <w:t xml:space="preserve">, J; Jacoby, C; Bello, J. 2014. A Dataset and Taxonomy for Urban Sound Research. </w:t>
      </w:r>
      <w:r>
        <w:rPr>
          <w:color w:val="000000"/>
          <w:highlight w:val="white"/>
        </w:rPr>
        <w:t xml:space="preserve">22nd ACM </w:t>
      </w:r>
      <w:proofErr w:type="spellStart"/>
      <w:r>
        <w:rPr>
          <w:color w:val="000000"/>
          <w:highlight w:val="white"/>
        </w:rPr>
        <w:t>International</w:t>
      </w:r>
      <w:proofErr w:type="spellEnd"/>
      <w:r>
        <w:rPr>
          <w:color w:val="000000"/>
          <w:highlight w:val="white"/>
        </w:rPr>
        <w:t xml:space="preserve"> </w:t>
      </w:r>
      <w:proofErr w:type="spellStart"/>
      <w:r>
        <w:rPr>
          <w:color w:val="000000"/>
          <w:highlight w:val="white"/>
        </w:rPr>
        <w:t>Conference</w:t>
      </w:r>
      <w:proofErr w:type="spellEnd"/>
      <w:r>
        <w:rPr>
          <w:color w:val="000000"/>
          <w:highlight w:val="white"/>
        </w:rPr>
        <w:t xml:space="preserve"> </w:t>
      </w:r>
      <w:proofErr w:type="spellStart"/>
      <w:r>
        <w:rPr>
          <w:color w:val="000000"/>
          <w:highlight w:val="white"/>
        </w:rPr>
        <w:t>on</w:t>
      </w:r>
      <w:proofErr w:type="spellEnd"/>
      <w:r>
        <w:rPr>
          <w:color w:val="000000"/>
          <w:highlight w:val="white"/>
        </w:rPr>
        <w:t xml:space="preserve"> </w:t>
      </w:r>
      <w:proofErr w:type="spellStart"/>
      <w:r>
        <w:rPr>
          <w:color w:val="000000"/>
          <w:highlight w:val="white"/>
        </w:rPr>
        <w:t>Multimedia</w:t>
      </w:r>
      <w:proofErr w:type="spellEnd"/>
      <w:r>
        <w:rPr>
          <w:color w:val="000000"/>
          <w:highlight w:val="white"/>
        </w:rPr>
        <w:t>, 2014, Orlando, Flórida, Estados Unidos.</w:t>
      </w:r>
    </w:p>
    <w:p w14:paraId="6F8213CF" w14:textId="77777777" w:rsidR="007C5129" w:rsidRDefault="007C5129">
      <w:pPr>
        <w:pBdr>
          <w:top w:val="nil"/>
          <w:left w:val="nil"/>
          <w:bottom w:val="nil"/>
          <w:right w:val="nil"/>
          <w:between w:val="nil"/>
        </w:pBdr>
        <w:rPr>
          <w:color w:val="000000"/>
          <w:highlight w:val="white"/>
        </w:rPr>
      </w:pPr>
    </w:p>
    <w:p w14:paraId="6C3ED7B8" w14:textId="77777777" w:rsidR="007C5129" w:rsidRPr="00F02FC5" w:rsidRDefault="00000000">
      <w:pPr>
        <w:pBdr>
          <w:top w:val="nil"/>
          <w:left w:val="nil"/>
          <w:bottom w:val="nil"/>
          <w:right w:val="nil"/>
          <w:between w:val="nil"/>
        </w:pBdr>
        <w:rPr>
          <w:color w:val="000000"/>
          <w:lang w:val="en-US"/>
        </w:rPr>
      </w:pPr>
      <w:r w:rsidRPr="00F02FC5">
        <w:rPr>
          <w:color w:val="000000"/>
          <w:lang w:val="en-US"/>
        </w:rPr>
        <w:t>Steven, S; Volkmann, J; Newman, E. 1937. A scale for the measurement of the psychological magnitude pitch. Journal of the Acoustical Society of America, 8, 185–190.</w:t>
      </w:r>
    </w:p>
    <w:p w14:paraId="41E6A0DC" w14:textId="77777777" w:rsidR="007C5129" w:rsidRPr="00F02FC5" w:rsidRDefault="007C5129">
      <w:pPr>
        <w:pBdr>
          <w:top w:val="nil"/>
          <w:left w:val="nil"/>
          <w:bottom w:val="nil"/>
          <w:right w:val="nil"/>
          <w:between w:val="nil"/>
        </w:pBdr>
        <w:rPr>
          <w:color w:val="000000"/>
          <w:lang w:val="en-US"/>
        </w:rPr>
      </w:pPr>
    </w:p>
    <w:p w14:paraId="47B5EADE" w14:textId="77777777" w:rsidR="007C5129" w:rsidRPr="00F02FC5" w:rsidRDefault="00000000">
      <w:pPr>
        <w:pBdr>
          <w:top w:val="nil"/>
          <w:left w:val="nil"/>
          <w:bottom w:val="nil"/>
          <w:right w:val="nil"/>
          <w:between w:val="nil"/>
        </w:pBdr>
        <w:rPr>
          <w:color w:val="000000"/>
          <w:lang w:val="en-US"/>
        </w:rPr>
      </w:pPr>
      <w:r w:rsidRPr="00F02FC5">
        <w:rPr>
          <w:color w:val="000000"/>
          <w:lang w:val="en-US"/>
        </w:rPr>
        <w:t>Song, X; Cong, Y; Song, Y. 2021. A bearing fault diagnosis model based on CNN with wide convolution kernels. Journal of Ambient Intelligence and Humanized Computing 13: 4041–4056.</w:t>
      </w:r>
    </w:p>
    <w:p w14:paraId="29002369" w14:textId="77777777" w:rsidR="007C5129" w:rsidRPr="00F02FC5" w:rsidRDefault="007C5129">
      <w:pPr>
        <w:pBdr>
          <w:top w:val="nil"/>
          <w:left w:val="nil"/>
          <w:bottom w:val="nil"/>
          <w:right w:val="nil"/>
          <w:between w:val="nil"/>
        </w:pBdr>
        <w:rPr>
          <w:color w:val="000000"/>
          <w:lang w:val="en-US"/>
        </w:rPr>
      </w:pPr>
    </w:p>
    <w:p w14:paraId="055B480B" w14:textId="77777777" w:rsidR="007C5129" w:rsidRPr="00F02FC5" w:rsidRDefault="00000000">
      <w:pPr>
        <w:pBdr>
          <w:top w:val="nil"/>
          <w:left w:val="nil"/>
          <w:bottom w:val="nil"/>
          <w:right w:val="nil"/>
          <w:between w:val="nil"/>
        </w:pBdr>
        <w:rPr>
          <w:color w:val="000000"/>
          <w:lang w:val="en-US"/>
        </w:rPr>
      </w:pPr>
      <w:r w:rsidRPr="00F02FC5">
        <w:rPr>
          <w:color w:val="000000"/>
          <w:lang w:val="en-US"/>
        </w:rPr>
        <w:t>Tang, S.; Yuan, S.; Zhu, Y. 2020. Data Preprocessing Techniques in Convolutional Neural Network based on Fault Diagnosis towards Rotating Machinery.</w:t>
      </w:r>
      <w:r w:rsidRPr="00F02FC5">
        <w:rPr>
          <w:color w:val="333333"/>
          <w:highlight w:val="white"/>
          <w:lang w:val="en-US"/>
        </w:rPr>
        <w:t xml:space="preserve"> </w:t>
      </w:r>
      <w:r w:rsidRPr="00F02FC5">
        <w:rPr>
          <w:i/>
          <w:color w:val="333333"/>
          <w:highlight w:val="white"/>
          <w:lang w:val="en-US"/>
        </w:rPr>
        <w:t>IEEE Access</w:t>
      </w:r>
      <w:r w:rsidRPr="00F02FC5">
        <w:rPr>
          <w:color w:val="333333"/>
          <w:highlight w:val="white"/>
          <w:lang w:val="en-US"/>
        </w:rPr>
        <w:t>, vol. 8: 149487-149496.</w:t>
      </w:r>
    </w:p>
    <w:p w14:paraId="19E779C2" w14:textId="77777777" w:rsidR="007C5129" w:rsidRPr="00F02FC5" w:rsidRDefault="007C5129">
      <w:pPr>
        <w:pBdr>
          <w:top w:val="nil"/>
          <w:left w:val="nil"/>
          <w:bottom w:val="nil"/>
          <w:right w:val="nil"/>
          <w:between w:val="nil"/>
        </w:pBdr>
        <w:rPr>
          <w:color w:val="000000"/>
          <w:lang w:val="en-US"/>
        </w:rPr>
      </w:pPr>
    </w:p>
    <w:p w14:paraId="6036BDF3" w14:textId="77777777" w:rsidR="007C5129" w:rsidRPr="00F02FC5" w:rsidRDefault="00000000">
      <w:pPr>
        <w:pBdr>
          <w:top w:val="nil"/>
          <w:left w:val="nil"/>
          <w:bottom w:val="nil"/>
          <w:right w:val="nil"/>
          <w:between w:val="nil"/>
        </w:pBdr>
        <w:rPr>
          <w:color w:val="000000"/>
          <w:lang w:val="en-US"/>
        </w:rPr>
      </w:pPr>
      <w:bookmarkStart w:id="58" w:name="_vx1227" w:colFirst="0" w:colLast="0"/>
      <w:bookmarkEnd w:id="58"/>
      <w:r w:rsidRPr="00F02FC5">
        <w:rPr>
          <w:color w:val="000000"/>
          <w:lang w:val="en-US"/>
        </w:rPr>
        <w:t>Wu, Z.; Wan, Z.; Ge, D. et al. 2022. Car engine sounds recognition based on deformable feature map residual network. Sci Rep 12, 2744 (2022).</w:t>
      </w:r>
    </w:p>
    <w:p w14:paraId="2F21EF24" w14:textId="77777777" w:rsidR="007C5129" w:rsidRPr="00F02FC5" w:rsidRDefault="007C5129">
      <w:pPr>
        <w:pBdr>
          <w:top w:val="nil"/>
          <w:left w:val="nil"/>
          <w:bottom w:val="nil"/>
          <w:right w:val="nil"/>
          <w:between w:val="nil"/>
        </w:pBdr>
        <w:rPr>
          <w:color w:val="000000"/>
          <w:lang w:val="en-US"/>
        </w:rPr>
      </w:pPr>
    </w:p>
    <w:p w14:paraId="43E00614" w14:textId="77777777" w:rsidR="007C5129" w:rsidRPr="00F02FC5" w:rsidRDefault="00000000">
      <w:pPr>
        <w:pBdr>
          <w:top w:val="nil"/>
          <w:left w:val="nil"/>
          <w:bottom w:val="nil"/>
          <w:right w:val="nil"/>
          <w:between w:val="nil"/>
        </w:pBdr>
        <w:rPr>
          <w:color w:val="000000"/>
          <w:lang w:val="en-US"/>
        </w:rPr>
      </w:pPr>
      <w:r w:rsidRPr="00F02FC5">
        <w:rPr>
          <w:color w:val="000000"/>
          <w:lang w:val="en-US"/>
        </w:rPr>
        <w:t xml:space="preserve">Youden, W. 1950. Index for rating diagnostic tests. Cancer, 3: 32-35. </w:t>
      </w:r>
    </w:p>
    <w:p w14:paraId="04560A7B" w14:textId="77777777" w:rsidR="007C5129" w:rsidRPr="00F02FC5" w:rsidRDefault="007C5129">
      <w:pPr>
        <w:pBdr>
          <w:top w:val="nil"/>
          <w:left w:val="nil"/>
          <w:bottom w:val="nil"/>
          <w:right w:val="nil"/>
          <w:between w:val="nil"/>
        </w:pBdr>
        <w:rPr>
          <w:color w:val="000000"/>
          <w:lang w:val="en-US"/>
        </w:rPr>
      </w:pPr>
    </w:p>
    <w:p w14:paraId="73DCC2A8" w14:textId="77777777" w:rsidR="007C5129" w:rsidRPr="00F02FC5" w:rsidRDefault="00000000">
      <w:pPr>
        <w:pBdr>
          <w:top w:val="nil"/>
          <w:left w:val="nil"/>
          <w:bottom w:val="nil"/>
          <w:right w:val="nil"/>
          <w:between w:val="nil"/>
        </w:pBdr>
        <w:rPr>
          <w:color w:val="000000"/>
          <w:lang w:val="en-US"/>
        </w:rPr>
      </w:pPr>
      <w:r w:rsidRPr="00F02FC5">
        <w:rPr>
          <w:color w:val="000000"/>
          <w:lang w:val="en-US"/>
        </w:rPr>
        <w:t xml:space="preserve">Zhang, X; Zou, Y. 2017. Dilated Convolution Neural Network with </w:t>
      </w:r>
      <w:proofErr w:type="spellStart"/>
      <w:r w:rsidRPr="00F02FC5">
        <w:rPr>
          <w:color w:val="000000"/>
          <w:lang w:val="en-US"/>
        </w:rPr>
        <w:t>LeakyReLU</w:t>
      </w:r>
      <w:proofErr w:type="spellEnd"/>
      <w:r w:rsidRPr="00F02FC5">
        <w:rPr>
          <w:color w:val="000000"/>
          <w:lang w:val="en-US"/>
        </w:rPr>
        <w:t xml:space="preserve"> for Environmental Sound Classification. 2017 22nd International Conference on Digital Signal Processing (DSP), 2017: 1-5</w:t>
      </w:r>
    </w:p>
    <w:p w14:paraId="7724AD26" w14:textId="77777777" w:rsidR="007C5129" w:rsidRPr="00F02FC5" w:rsidRDefault="007C5129">
      <w:pPr>
        <w:pBdr>
          <w:top w:val="nil"/>
          <w:left w:val="nil"/>
          <w:bottom w:val="nil"/>
          <w:right w:val="nil"/>
          <w:between w:val="nil"/>
        </w:pBdr>
        <w:rPr>
          <w:color w:val="000000"/>
          <w:lang w:val="en-US"/>
        </w:rPr>
      </w:pPr>
    </w:p>
    <w:p w14:paraId="55139067" w14:textId="77777777" w:rsidR="007C5129" w:rsidRPr="00F02FC5" w:rsidRDefault="00000000">
      <w:pPr>
        <w:pBdr>
          <w:top w:val="nil"/>
          <w:left w:val="nil"/>
          <w:bottom w:val="nil"/>
          <w:right w:val="nil"/>
          <w:between w:val="nil"/>
        </w:pBdr>
        <w:rPr>
          <w:color w:val="000000"/>
          <w:lang w:val="en-US"/>
        </w:rPr>
      </w:pPr>
      <w:r w:rsidRPr="00F02FC5">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6A979429" w14:textId="77777777" w:rsidR="007C5129" w:rsidRPr="00F02FC5" w:rsidRDefault="007C5129">
      <w:pPr>
        <w:pBdr>
          <w:top w:val="nil"/>
          <w:left w:val="nil"/>
          <w:bottom w:val="nil"/>
          <w:right w:val="nil"/>
          <w:between w:val="nil"/>
        </w:pBdr>
        <w:rPr>
          <w:color w:val="000000"/>
          <w:lang w:val="en-US"/>
        </w:rPr>
      </w:pPr>
    </w:p>
    <w:p w14:paraId="541BD371" w14:textId="77777777" w:rsidR="007C5129" w:rsidRDefault="00000000">
      <w:pPr>
        <w:pBdr>
          <w:top w:val="nil"/>
          <w:left w:val="nil"/>
          <w:bottom w:val="nil"/>
          <w:right w:val="nil"/>
          <w:between w:val="nil"/>
        </w:pBdr>
        <w:rPr>
          <w:color w:val="000000"/>
        </w:rPr>
      </w:pPr>
      <w:r w:rsidRPr="00F02FC5">
        <w:rPr>
          <w:color w:val="000000"/>
          <w:lang w:val="en-US"/>
        </w:rPr>
        <w:t xml:space="preserve">Zhao, Y; Zhang, H; An, L; et al. 2018. Improving the approaches of traffic demand forecasting in the big data era. </w:t>
      </w:r>
      <w:proofErr w:type="spellStart"/>
      <w:r>
        <w:rPr>
          <w:color w:val="000000"/>
        </w:rPr>
        <w:t>Cities</w:t>
      </w:r>
      <w:proofErr w:type="spellEnd"/>
      <w:r>
        <w:rPr>
          <w:color w:val="000000"/>
        </w:rPr>
        <w:t>, Volume 82: 19-26.</w:t>
      </w:r>
    </w:p>
    <w:p w14:paraId="4A8B7B21" w14:textId="77777777" w:rsidR="007C5129" w:rsidRDefault="007C5129"/>
    <w:p w14:paraId="63FF7C19" w14:textId="77777777" w:rsidR="007C5129" w:rsidRDefault="007C5129">
      <w:pPr>
        <w:spacing w:line="360" w:lineRule="auto"/>
      </w:pPr>
    </w:p>
    <w:sectPr w:rsidR="007C5129">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zza Matheus (PS-EC/EBL3-LA)" w:date="2023-07-31T14:22:00Z" w:initials="">
    <w:p w14:paraId="2AD39E79" w14:textId="77777777" w:rsidR="007C5129" w:rsidRDefault="00000000">
      <w:pPr>
        <w:widowControl w:val="0"/>
        <w:pBdr>
          <w:top w:val="nil"/>
          <w:left w:val="nil"/>
          <w:bottom w:val="nil"/>
          <w:right w:val="nil"/>
          <w:between w:val="nil"/>
        </w:pBdr>
        <w:spacing w:line="240" w:lineRule="auto"/>
        <w:jc w:val="left"/>
        <w:rPr>
          <w:color w:val="000000"/>
        </w:rPr>
      </w:pPr>
      <w:r>
        <w:rPr>
          <w:color w:val="000000"/>
        </w:rPr>
        <w:t xml:space="preserve">Resumo revisado de acordo com observações do </w:t>
      </w:r>
      <w:proofErr w:type="spellStart"/>
      <w:r>
        <w:rPr>
          <w:color w:val="000000"/>
        </w:rPr>
        <w:t>prof</w:t>
      </w:r>
      <w:proofErr w:type="spellEnd"/>
      <w:r>
        <w:rPr>
          <w:color w:val="000000"/>
        </w:rPr>
        <w:t xml:space="preserve"> </w:t>
      </w:r>
      <w:proofErr w:type="spellStart"/>
      <w:r>
        <w:rPr>
          <w:color w:val="000000"/>
        </w:rPr>
        <w:t>Guasti</w:t>
      </w:r>
      <w:proofErr w:type="spellEnd"/>
      <w:r>
        <w:rPr>
          <w:color w:val="000000"/>
        </w:rPr>
        <w:t>.</w:t>
      </w:r>
    </w:p>
  </w:comment>
  <w:comment w:id="6" w:author="Mauricio Eloy" w:date="2023-08-17T14:18:00Z" w:initials="">
    <w:p w14:paraId="13735A02" w14:textId="77777777" w:rsidR="007C5129" w:rsidRDefault="00000000">
      <w:pPr>
        <w:widowControl w:val="0"/>
        <w:pBdr>
          <w:top w:val="nil"/>
          <w:left w:val="nil"/>
          <w:bottom w:val="nil"/>
          <w:right w:val="nil"/>
          <w:between w:val="nil"/>
        </w:pBdr>
        <w:spacing w:line="240" w:lineRule="auto"/>
        <w:jc w:val="left"/>
        <w:rPr>
          <w:color w:val="000000"/>
        </w:rPr>
      </w:pPr>
      <w:r>
        <w:rPr>
          <w:color w:val="000000"/>
        </w:rPr>
        <w:t>frase sem sentido, talvez seja</w:t>
      </w:r>
      <w:proofErr w:type="gramStart"/>
      <w:r>
        <w:rPr>
          <w:color w:val="000000"/>
        </w:rPr>
        <w:t xml:space="preserve"> ..</w:t>
      </w:r>
      <w:proofErr w:type="gramEnd"/>
      <w:r>
        <w:rPr>
          <w:color w:val="000000"/>
        </w:rPr>
        <w:t>muito tempo conhecida</w:t>
      </w:r>
    </w:p>
  </w:comment>
  <w:comment w:id="7" w:author="Sozza Matheus (PS-EC/EBL3-LA)" w:date="2023-08-20T19:46:00Z" w:initials="SM(EL">
    <w:p w14:paraId="38A16B12" w14:textId="46AD956C" w:rsidR="00EF28F9" w:rsidRDefault="00EF28F9">
      <w:pPr>
        <w:pStyle w:val="CommentText"/>
      </w:pPr>
      <w:r>
        <w:rPr>
          <w:rStyle w:val="CommentReference"/>
        </w:rPr>
        <w:annotationRef/>
      </w:r>
      <w:r>
        <w:t>reformulado conforme sugerido.</w:t>
      </w:r>
    </w:p>
  </w:comment>
  <w:comment w:id="8" w:author="Mauricio Eloy" w:date="2023-02-21T23:26:00Z" w:initials="">
    <w:p w14:paraId="4B50AE3B" w14:textId="77777777" w:rsidR="007C5129" w:rsidRDefault="00000000">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10" w:author="Sozza Matheus (PS-EC/EBL3-LA)" w:date="2023-08-20T19:46:00Z" w:initials="SM(EL">
    <w:p w14:paraId="0C4A1CD1" w14:textId="750C87FE" w:rsidR="00EF28F9" w:rsidRDefault="00EF28F9">
      <w:pPr>
        <w:pStyle w:val="CommentText"/>
      </w:pPr>
      <w:r>
        <w:rPr>
          <w:rStyle w:val="CommentReference"/>
        </w:rPr>
        <w:annotationRef/>
      </w:r>
      <w:r>
        <w:t>Reformulado conforme sugerido</w:t>
      </w:r>
    </w:p>
  </w:comment>
  <w:comment w:id="9" w:author="Mateus F" w:date="2023-02-24T12:55:00Z" w:initials="">
    <w:p w14:paraId="7138ED6A" w14:textId="77777777" w:rsidR="007C5129" w:rsidRDefault="00000000">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11" w:author="MATHEUS FELIPE SOZZA (EXTERNAL)" w:date="2022-12-24T10:28:00Z" w:initials="">
    <w:p w14:paraId="2FF8EF80" w14:textId="77777777" w:rsidR="007C5129" w:rsidRDefault="00000000">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12" w:author="Mauricio Eloy" w:date="2023-02-21T23:28:00Z" w:initials="">
    <w:p w14:paraId="7C08BBDE" w14:textId="77777777" w:rsidR="007C5129" w:rsidRDefault="00000000">
      <w:pPr>
        <w:widowControl w:val="0"/>
        <w:pBdr>
          <w:top w:val="nil"/>
          <w:left w:val="nil"/>
          <w:bottom w:val="nil"/>
          <w:right w:val="nil"/>
          <w:between w:val="nil"/>
        </w:pBdr>
        <w:spacing w:line="240" w:lineRule="auto"/>
        <w:jc w:val="left"/>
        <w:rPr>
          <w:color w:val="000000"/>
        </w:rPr>
      </w:pPr>
      <w:r>
        <w:rPr>
          <w:color w:val="000000"/>
        </w:rPr>
        <w:t xml:space="preserve">Como </w:t>
      </w:r>
      <w:proofErr w:type="spellStart"/>
      <w:r>
        <w:rPr>
          <w:color w:val="000000"/>
        </w:rPr>
        <w:t>esta</w:t>
      </w:r>
      <w:proofErr w:type="spellEnd"/>
      <w:r>
        <w:rPr>
          <w:color w:val="000000"/>
        </w:rPr>
        <w:t xml:space="preserve"> o </w:t>
      </w:r>
      <w:proofErr w:type="spellStart"/>
      <w:r>
        <w:rPr>
          <w:color w:val="000000"/>
        </w:rPr>
        <w:t>desblanceamento</w:t>
      </w:r>
      <w:proofErr w:type="spellEnd"/>
      <w:r>
        <w:rPr>
          <w:color w:val="000000"/>
        </w:rPr>
        <w:t xml:space="preserve"> dos dados originais?</w:t>
      </w:r>
    </w:p>
  </w:comment>
  <w:comment w:id="13" w:author="Mateus F" w:date="2023-02-24T12:58:00Z" w:initials="">
    <w:p w14:paraId="761C2097" w14:textId="77777777" w:rsidR="007C5129" w:rsidRDefault="00000000">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301B4541" w14:textId="77777777" w:rsidR="007C5129" w:rsidRDefault="007C5129">
      <w:pPr>
        <w:widowControl w:val="0"/>
        <w:pBdr>
          <w:top w:val="nil"/>
          <w:left w:val="nil"/>
          <w:bottom w:val="nil"/>
          <w:right w:val="nil"/>
          <w:between w:val="nil"/>
        </w:pBdr>
        <w:spacing w:line="240" w:lineRule="auto"/>
        <w:jc w:val="left"/>
        <w:rPr>
          <w:color w:val="000000"/>
        </w:rPr>
      </w:pPr>
    </w:p>
    <w:p w14:paraId="213CA6F5" w14:textId="77777777" w:rsidR="007C5129" w:rsidRDefault="00000000">
      <w:pPr>
        <w:widowControl w:val="0"/>
        <w:pBdr>
          <w:top w:val="nil"/>
          <w:left w:val="nil"/>
          <w:bottom w:val="nil"/>
          <w:right w:val="nil"/>
          <w:between w:val="nil"/>
        </w:pBdr>
        <w:spacing w:line="240" w:lineRule="auto"/>
        <w:jc w:val="left"/>
        <w:rPr>
          <w:color w:val="000000"/>
        </w:rPr>
      </w:pPr>
      <w:r>
        <w:rPr>
          <w:color w:val="000000"/>
        </w:rPr>
        <w:t xml:space="preserve">Quando fazemos a divisão Motor / Não Motor + segmentação dos dados, aí sim ocorre um desbalanceamento, porém é explicado adiante. Vale a pena adicionar alguma </w:t>
      </w:r>
      <w:proofErr w:type="spellStart"/>
      <w:r>
        <w:rPr>
          <w:color w:val="000000"/>
        </w:rPr>
        <w:t>info</w:t>
      </w:r>
      <w:proofErr w:type="spellEnd"/>
      <w:r>
        <w:rPr>
          <w:color w:val="000000"/>
        </w:rPr>
        <w:t xml:space="preserve"> nesse ponto?</w:t>
      </w:r>
    </w:p>
  </w:comment>
  <w:comment w:id="14" w:author="Sozza Matheus (PS-EC/EBL3-LA)" w:date="2023-08-02T14:16:00Z" w:initials="">
    <w:p w14:paraId="2EDDBE66" w14:textId="77777777" w:rsidR="007C5129" w:rsidRDefault="00000000">
      <w:pPr>
        <w:widowControl w:val="0"/>
        <w:pBdr>
          <w:top w:val="nil"/>
          <w:left w:val="nil"/>
          <w:bottom w:val="nil"/>
          <w:right w:val="nil"/>
          <w:between w:val="nil"/>
        </w:pBdr>
        <w:spacing w:line="240" w:lineRule="auto"/>
        <w:jc w:val="left"/>
        <w:rPr>
          <w:color w:val="000000"/>
        </w:rPr>
      </w:pPr>
      <w:r>
        <w:rPr>
          <w:color w:val="000000"/>
        </w:rPr>
        <w:t>Colocado entre aspas para padronizar a maneira como me referi às categorias</w:t>
      </w:r>
    </w:p>
  </w:comment>
  <w:comment w:id="51" w:author="Sozza Matheus (PS-EC/EBL3-LA)" w:date="2023-07-31T15:34:00Z" w:initials="">
    <w:p w14:paraId="0BDE2E24"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2" w:author="Sozza Matheus (PS-EC/EBL3-LA)" w:date="2023-07-31T15:33:00Z" w:initials="">
    <w:p w14:paraId="659CE1CF"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3" w:author="Sozza Matheus (PS-EC/EBL3-LA)" w:date="2023-07-31T15:30:00Z" w:initials="">
    <w:p w14:paraId="4E8FAE05"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clareza</w:t>
      </w:r>
    </w:p>
  </w:comment>
  <w:comment w:id="54" w:author="Sozza Matheus (PS-EC/EBL3-LA)" w:date="2023-07-31T14:46:00Z" w:initials="">
    <w:p w14:paraId="7913DE43" w14:textId="77777777" w:rsidR="007C5129" w:rsidRDefault="00000000">
      <w:pPr>
        <w:widowControl w:val="0"/>
        <w:pBdr>
          <w:top w:val="nil"/>
          <w:left w:val="nil"/>
          <w:bottom w:val="nil"/>
          <w:right w:val="nil"/>
          <w:between w:val="nil"/>
        </w:pBdr>
        <w:spacing w:line="240" w:lineRule="auto"/>
        <w:jc w:val="left"/>
        <w:rPr>
          <w:color w:val="000000"/>
        </w:rPr>
      </w:pPr>
      <w:r>
        <w:rPr>
          <w:color w:val="000000"/>
        </w:rPr>
        <w:t>Texto reescrito para melhor adequação.</w:t>
      </w:r>
    </w:p>
  </w:comment>
  <w:comment w:id="55" w:author="Sozza Matheus (PS-EC/EBL3-LA)" w:date="2023-07-31T14:35:00Z" w:initials="">
    <w:p w14:paraId="0A42B87D" w14:textId="77777777" w:rsidR="007C5129" w:rsidRDefault="00000000">
      <w:pPr>
        <w:widowControl w:val="0"/>
        <w:pBdr>
          <w:top w:val="nil"/>
          <w:left w:val="nil"/>
          <w:bottom w:val="nil"/>
          <w:right w:val="nil"/>
          <w:between w:val="nil"/>
        </w:pBdr>
        <w:spacing w:line="240" w:lineRule="auto"/>
        <w:jc w:val="left"/>
        <w:rPr>
          <w:color w:val="000000"/>
        </w:rPr>
      </w:pPr>
      <w:r>
        <w:rPr>
          <w:color w:val="000000"/>
        </w:rPr>
        <w:t>Sensível reelaboração do texto da conclusão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39E79" w15:done="0"/>
  <w15:commentEx w15:paraId="13735A02" w15:done="0"/>
  <w15:commentEx w15:paraId="38A16B12" w15:paraIdParent="13735A02" w15:done="0"/>
  <w15:commentEx w15:paraId="4B50AE3B" w15:done="0"/>
  <w15:commentEx w15:paraId="0C4A1CD1" w15:paraIdParent="4B50AE3B" w15:done="0"/>
  <w15:commentEx w15:paraId="7138ED6A" w15:done="0"/>
  <w15:commentEx w15:paraId="2FF8EF80" w15:done="0"/>
  <w15:commentEx w15:paraId="7C08BBDE" w15:done="0"/>
  <w15:commentEx w15:paraId="213CA6F5" w15:done="0"/>
  <w15:commentEx w15:paraId="2EDDBE66" w15:done="0"/>
  <w15:commentEx w15:paraId="0BDE2E24" w15:done="0"/>
  <w15:commentEx w15:paraId="659CE1CF" w15:done="0"/>
  <w15:commentEx w15:paraId="4E8FAE05" w15:done="0"/>
  <w15:commentEx w15:paraId="7913DE43" w15:done="0"/>
  <w15:commentEx w15:paraId="0A42B8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CEBF9" w16cex:dateUtc="2023-08-20T22:46:00Z"/>
  <w16cex:commentExtensible w16cex:durableId="288CEC06" w16cex:dateUtc="2023-08-20T2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39E79" w16cid:durableId="288C5EDE"/>
  <w16cid:commentId w16cid:paraId="13735A02" w16cid:durableId="288C5EDF"/>
  <w16cid:commentId w16cid:paraId="38A16B12" w16cid:durableId="288CEBF9"/>
  <w16cid:commentId w16cid:paraId="4B50AE3B" w16cid:durableId="288C5EE0"/>
  <w16cid:commentId w16cid:paraId="0C4A1CD1" w16cid:durableId="288CEC06"/>
  <w16cid:commentId w16cid:paraId="7138ED6A" w16cid:durableId="288C5EE1"/>
  <w16cid:commentId w16cid:paraId="2FF8EF80" w16cid:durableId="288C5EE2"/>
  <w16cid:commentId w16cid:paraId="7C08BBDE" w16cid:durableId="288C5EE3"/>
  <w16cid:commentId w16cid:paraId="213CA6F5" w16cid:durableId="288C5EE4"/>
  <w16cid:commentId w16cid:paraId="2EDDBE66" w16cid:durableId="288C5EE5"/>
  <w16cid:commentId w16cid:paraId="0BDE2E24" w16cid:durableId="288C5EE6"/>
  <w16cid:commentId w16cid:paraId="659CE1CF" w16cid:durableId="288C5EE7"/>
  <w16cid:commentId w16cid:paraId="4E8FAE05" w16cid:durableId="288C5EE8"/>
  <w16cid:commentId w16cid:paraId="7913DE43" w16cid:durableId="288C5EE9"/>
  <w16cid:commentId w16cid:paraId="0A42B87D" w16cid:durableId="288C5E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547C" w14:textId="77777777" w:rsidR="001E0284" w:rsidRDefault="001E0284">
      <w:pPr>
        <w:spacing w:line="240" w:lineRule="auto"/>
      </w:pPr>
      <w:r>
        <w:separator/>
      </w:r>
    </w:p>
  </w:endnote>
  <w:endnote w:type="continuationSeparator" w:id="0">
    <w:p w14:paraId="67343B6C" w14:textId="77777777" w:rsidR="001E0284" w:rsidRDefault="001E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0132" w14:textId="77777777" w:rsidR="007C5129" w:rsidRDefault="007C5129">
    <w:pPr>
      <w:pBdr>
        <w:top w:val="nil"/>
        <w:left w:val="nil"/>
        <w:bottom w:val="nil"/>
        <w:right w:val="nil"/>
        <w:between w:val="nil"/>
      </w:pBdr>
      <w:tabs>
        <w:tab w:val="center" w:pos="4252"/>
        <w:tab w:val="right" w:pos="8504"/>
      </w:tabs>
      <w:spacing w:line="240" w:lineRule="auto"/>
      <w:jc w:val="right"/>
      <w:rPr>
        <w:color w:val="000000"/>
      </w:rPr>
    </w:pPr>
  </w:p>
  <w:p w14:paraId="44C0DE5D"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9E67" w14:textId="77777777" w:rsidR="007C5129" w:rsidRDefault="00000000">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02FC5">
      <w:rPr>
        <w:noProof/>
        <w:color w:val="000000"/>
        <w:sz w:val="18"/>
        <w:szCs w:val="18"/>
      </w:rPr>
      <w:t>1</w:t>
    </w:r>
    <w:r>
      <w:rPr>
        <w:color w:val="000000"/>
        <w:sz w:val="18"/>
        <w:szCs w:val="18"/>
      </w:rPr>
      <w:fldChar w:fldCharType="end"/>
    </w:r>
  </w:p>
  <w:p w14:paraId="7ABABBD7" w14:textId="77777777" w:rsidR="007C5129" w:rsidRDefault="007C5129">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6229" w14:textId="77777777" w:rsidR="007C5129" w:rsidRDefault="00000000">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02FC5">
      <w:rPr>
        <w:noProof/>
        <w:color w:val="000000"/>
        <w:sz w:val="18"/>
        <w:szCs w:val="18"/>
      </w:rPr>
      <w:t>2</w:t>
    </w:r>
    <w:r>
      <w:rPr>
        <w:color w:val="000000"/>
        <w:sz w:val="18"/>
        <w:szCs w:val="18"/>
      </w:rPr>
      <w:fldChar w:fldCharType="end"/>
    </w:r>
  </w:p>
  <w:p w14:paraId="14048D33"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B9152" w14:textId="77777777" w:rsidR="007C5129" w:rsidRDefault="007C5129">
    <w:pPr>
      <w:pBdr>
        <w:top w:val="nil"/>
        <w:left w:val="nil"/>
        <w:bottom w:val="nil"/>
        <w:right w:val="nil"/>
        <w:between w:val="nil"/>
      </w:pBdr>
      <w:tabs>
        <w:tab w:val="center" w:pos="4252"/>
        <w:tab w:val="right" w:pos="8504"/>
      </w:tabs>
      <w:spacing w:line="240" w:lineRule="auto"/>
      <w:jc w:val="right"/>
      <w:rPr>
        <w:color w:val="000000"/>
      </w:rPr>
    </w:pPr>
  </w:p>
  <w:p w14:paraId="08A2D80D" w14:textId="77777777" w:rsidR="007C5129" w:rsidRDefault="007C5129">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A9AC3" w14:textId="77777777" w:rsidR="001E0284" w:rsidRDefault="001E0284">
      <w:pPr>
        <w:spacing w:line="240" w:lineRule="auto"/>
      </w:pPr>
      <w:r>
        <w:separator/>
      </w:r>
    </w:p>
  </w:footnote>
  <w:footnote w:type="continuationSeparator" w:id="0">
    <w:p w14:paraId="4EF536DE" w14:textId="77777777" w:rsidR="001E0284" w:rsidRDefault="001E0284">
      <w:pPr>
        <w:spacing w:line="240" w:lineRule="auto"/>
      </w:pPr>
      <w:r>
        <w:continuationSeparator/>
      </w:r>
    </w:p>
  </w:footnote>
  <w:footnote w:id="1">
    <w:p w14:paraId="0826FE36" w14:textId="77777777" w:rsidR="007C5129" w:rsidRDefault="00000000">
      <w:pPr>
        <w:pBdr>
          <w:top w:val="nil"/>
          <w:left w:val="nil"/>
          <w:bottom w:val="nil"/>
          <w:right w:val="nil"/>
          <w:between w:val="nil"/>
        </w:pBdr>
        <w:tabs>
          <w:tab w:val="center" w:pos="4252"/>
          <w:tab w:val="right" w:pos="8504"/>
        </w:tabs>
        <w:spacing w:line="240" w:lineRule="auto"/>
        <w:rPr>
          <w:color w:val="000000"/>
          <w:sz w:val="18"/>
          <w:szCs w:val="18"/>
        </w:rPr>
      </w:pPr>
      <w:r>
        <w:rPr>
          <w:vertAlign w:val="superscript"/>
        </w:rPr>
        <w:footnoteRef/>
      </w:r>
      <w:r>
        <w:rPr>
          <w:color w:val="000000"/>
        </w:rPr>
        <w:t xml:space="preserve"> </w:t>
      </w:r>
      <w:r>
        <w:rPr>
          <w:color w:val="000000"/>
          <w:sz w:val="18"/>
          <w:szCs w:val="18"/>
        </w:rPr>
        <w:t xml:space="preserve">O </w:t>
      </w:r>
      <w:proofErr w:type="spellStart"/>
      <w:r>
        <w:rPr>
          <w:color w:val="000000"/>
          <w:sz w:val="18"/>
          <w:szCs w:val="18"/>
        </w:rPr>
        <w:t>cepstro</w:t>
      </w:r>
      <w:proofErr w:type="spellEnd"/>
      <w:r>
        <w:rPr>
          <w:color w:val="000000"/>
          <w:sz w:val="18"/>
          <w:szCs w:val="18"/>
        </w:rPr>
        <w:t xml:space="preserve"> ou </w:t>
      </w:r>
      <w:proofErr w:type="spellStart"/>
      <w:r>
        <w:rPr>
          <w:color w:val="000000"/>
          <w:sz w:val="18"/>
          <w:szCs w:val="18"/>
        </w:rPr>
        <w:t>cepstrum</w:t>
      </w:r>
      <w:proofErr w:type="spellEnd"/>
      <w:r>
        <w:rPr>
          <w:color w:val="000000"/>
          <w:sz w:val="18"/>
          <w:szCs w:val="18"/>
        </w:rPr>
        <w:t xml:space="preserve"> é uma operação matemática que consiste em extrair a Transformada de Fourier do espectro do sinal na forma logarítmica. O nome “</w:t>
      </w:r>
      <w:proofErr w:type="spellStart"/>
      <w:r>
        <w:rPr>
          <w:color w:val="000000"/>
          <w:sz w:val="18"/>
          <w:szCs w:val="18"/>
        </w:rPr>
        <w:t>cepstrum</w:t>
      </w:r>
      <w:proofErr w:type="spellEnd"/>
      <w:r>
        <w:rPr>
          <w:color w:val="000000"/>
          <w:sz w:val="18"/>
          <w:szCs w:val="18"/>
        </w:rPr>
        <w:t>” deriva de inverter a ordem das primeiras quatro sílabas de “</w:t>
      </w:r>
      <w:proofErr w:type="spellStart"/>
      <w:r>
        <w:rPr>
          <w:color w:val="000000"/>
          <w:sz w:val="18"/>
          <w:szCs w:val="18"/>
        </w:rPr>
        <w:t>spectrum</w:t>
      </w:r>
      <w:proofErr w:type="spellEnd"/>
      <w:r>
        <w:rPr>
          <w:color w:val="000000"/>
          <w:sz w:val="18"/>
          <w:szCs w:val="18"/>
        </w:rPr>
        <w:t>”.</w:t>
      </w:r>
    </w:p>
    <w:p w14:paraId="5AF3240C" w14:textId="77777777" w:rsidR="007C5129" w:rsidRDefault="007C5129">
      <w:pPr>
        <w:pBdr>
          <w:top w:val="nil"/>
          <w:left w:val="nil"/>
          <w:bottom w:val="nil"/>
          <w:right w:val="nil"/>
          <w:between w:val="nil"/>
        </w:pBdr>
        <w:spacing w:line="240" w:lineRule="auto"/>
        <w:rPr>
          <w:color w:val="000000"/>
          <w:sz w:val="20"/>
          <w:szCs w:val="20"/>
        </w:rPr>
      </w:pPr>
    </w:p>
  </w:footnote>
  <w:footnote w:id="2">
    <w:p w14:paraId="3CBAD6AC" w14:textId="77777777" w:rsidR="007C5129"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color w:val="000000"/>
          <w:sz w:val="18"/>
          <w:szCs w:val="18"/>
        </w:rPr>
        <w:t xml:space="preserve">As métricas são apresentadas em Kuhn e Johnson (2013), </w:t>
      </w:r>
      <w:proofErr w:type="spellStart"/>
      <w:r>
        <w:rPr>
          <w:color w:val="000000"/>
          <w:sz w:val="18"/>
          <w:szCs w:val="18"/>
        </w:rPr>
        <w:t>Boehmke</w:t>
      </w:r>
      <w:proofErr w:type="spellEnd"/>
      <w:r>
        <w:rPr>
          <w:color w:val="000000"/>
          <w:sz w:val="18"/>
          <w:szCs w:val="18"/>
        </w:rPr>
        <w:t xml:space="preserve"> e </w:t>
      </w:r>
      <w:proofErr w:type="spellStart"/>
      <w:r>
        <w:rPr>
          <w:color w:val="000000"/>
          <w:sz w:val="18"/>
          <w:szCs w:val="18"/>
        </w:rPr>
        <w:t>Greenwell</w:t>
      </w:r>
      <w:proofErr w:type="spellEnd"/>
      <w:r>
        <w:rPr>
          <w:color w:val="000000"/>
          <w:sz w:val="18"/>
          <w:szCs w:val="18"/>
        </w:rPr>
        <w:t xml:space="preserve">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5A929" w14:textId="77777777" w:rsidR="007C5129" w:rsidRDefault="00000000">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7B8F1AD1" wp14:editId="3C04B2AC">
          <wp:simplePos x="0" y="0"/>
          <wp:positionH relativeFrom="margin">
            <wp:posOffset>4705985</wp:posOffset>
          </wp:positionH>
          <wp:positionV relativeFrom="margin">
            <wp:posOffset>-718818</wp:posOffset>
          </wp:positionV>
          <wp:extent cx="604520" cy="428625"/>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3F57404B" w14:textId="77777777" w:rsidR="007C5129" w:rsidRDefault="00000000">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g">
          <w:drawing>
            <wp:anchor distT="0" distB="0" distL="114300" distR="114300" simplePos="0" relativeHeight="251659264" behindDoc="0" locked="0" layoutInCell="1" hidden="0" allowOverlap="1" wp14:anchorId="1B4735F2" wp14:editId="15ED4701">
              <wp:simplePos x="0" y="0"/>
              <wp:positionH relativeFrom="column">
                <wp:posOffset>50801</wp:posOffset>
              </wp:positionH>
              <wp:positionV relativeFrom="paragraph">
                <wp:posOffset>88900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12700" cy="12700"/>
              <wp:effectExtent b="0" l="0" r="0" t="0"/>
              <wp:wrapNone/>
              <wp:docPr id="1"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A9B2C" w14:textId="77777777" w:rsidR="007C5129" w:rsidRDefault="00000000">
    <w:pPr>
      <w:pBdr>
        <w:top w:val="nil"/>
        <w:left w:val="nil"/>
        <w:bottom w:val="nil"/>
        <w:right w:val="nil"/>
        <w:between w:val="nil"/>
      </w:pBdr>
      <w:spacing w:line="240" w:lineRule="auto"/>
      <w:ind w:right="3968"/>
      <w:rPr>
        <w:color w:val="000000"/>
        <w:sz w:val="16"/>
        <w:szCs w:val="16"/>
      </w:rPr>
    </w:pPr>
    <w:r>
      <w:rPr>
        <w:color w:val="000000"/>
        <w:sz w:val="16"/>
        <w:szCs w:val="16"/>
      </w:rPr>
      <w:t xml:space="preserve">Trabalho apresentado para obtenção do título de especialista em Data Science e </w:t>
    </w:r>
    <w:proofErr w:type="spellStart"/>
    <w:r>
      <w:rPr>
        <w:color w:val="000000"/>
        <w:sz w:val="16"/>
        <w:szCs w:val="16"/>
      </w:rPr>
      <w:t>Analytics</w:t>
    </w:r>
    <w:proofErr w:type="spellEnd"/>
    <w:r>
      <w:rPr>
        <w:color w:val="000000"/>
        <w:sz w:val="16"/>
        <w:szCs w:val="16"/>
      </w:rPr>
      <w:t xml:space="preserve"> – 2023</w:t>
    </w:r>
    <w:r>
      <w:rPr>
        <w:noProof/>
      </w:rPr>
      <w:drawing>
        <wp:anchor distT="0" distB="0" distL="0" distR="0" simplePos="0" relativeHeight="251660288" behindDoc="1" locked="0" layoutInCell="1" hidden="0" allowOverlap="1" wp14:anchorId="4AC9ACC8" wp14:editId="35F65012">
          <wp:simplePos x="0" y="0"/>
          <wp:positionH relativeFrom="column">
            <wp:posOffset>5100320</wp:posOffset>
          </wp:positionH>
          <wp:positionV relativeFrom="paragraph">
            <wp:posOffset>-38099</wp:posOffset>
          </wp:positionV>
          <wp:extent cx="673200" cy="282492"/>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01FFE671" w14:textId="77777777" w:rsidR="007C5129" w:rsidRDefault="00000000">
    <w:pPr>
      <w:pBdr>
        <w:top w:val="nil"/>
        <w:left w:val="nil"/>
        <w:bottom w:val="nil"/>
        <w:right w:val="nil"/>
        <w:between w:val="nil"/>
      </w:pBdr>
      <w:tabs>
        <w:tab w:val="center" w:pos="4252"/>
        <w:tab w:val="right" w:pos="8504"/>
        <w:tab w:val="left" w:pos="1785"/>
        <w:tab w:val="left" w:pos="3551"/>
      </w:tabs>
      <w:spacing w:line="240" w:lineRule="auto"/>
      <w:rPr>
        <w:color w:val="000000"/>
      </w:rPr>
    </w:pPr>
    <w:r>
      <w:rPr>
        <w:color w:val="000000"/>
      </w:rPr>
      <w:tab/>
    </w:r>
    <w:r>
      <w:rPr>
        <w:color w:val="000000"/>
      </w:rPr>
      <w:tab/>
    </w:r>
    <w:r>
      <w:rPr>
        <w:noProof/>
      </w:rPr>
      <mc:AlternateContent>
        <mc:Choice Requires="wpg">
          <w:drawing>
            <wp:anchor distT="4294967295" distB="4294967295" distL="114300" distR="114300" simplePos="0" relativeHeight="251661312" behindDoc="0" locked="0" layoutInCell="1" hidden="0" allowOverlap="1" wp14:anchorId="456A8D18" wp14:editId="23B3A14B">
              <wp:simplePos x="0" y="0"/>
              <wp:positionH relativeFrom="column">
                <wp:posOffset>12701</wp:posOffset>
              </wp:positionH>
              <wp:positionV relativeFrom="paragraph">
                <wp:posOffset>106696</wp:posOffset>
              </wp:positionV>
              <wp:extent cx="57531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53100" cy="12700"/>
              <wp:effectExtent b="0" l="0" r="0" t="0"/>
              <wp:wrapNone/>
              <wp:docPr id="2"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5753100" cy="12700"/>
                      </a:xfrm>
                      <a:prstGeom prst="rect"/>
                      <a:ln/>
                    </pic:spPr>
                  </pic:pic>
                </a:graphicData>
              </a:graphic>
            </wp:anchor>
          </w:drawing>
        </mc:Fallback>
      </mc:AlternateContent>
    </w:r>
  </w:p>
  <w:p w14:paraId="51382F7A" w14:textId="77777777" w:rsidR="007C5129" w:rsidRDefault="007C5129">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5F79" w14:textId="77777777" w:rsidR="007C5129" w:rsidRDefault="00000000">
    <w:pPr>
      <w:pBdr>
        <w:top w:val="nil"/>
        <w:left w:val="nil"/>
        <w:bottom w:val="nil"/>
        <w:right w:val="nil"/>
        <w:between w:val="nil"/>
      </w:pBdr>
      <w:spacing w:line="240" w:lineRule="auto"/>
      <w:ind w:right="3968"/>
      <w:rPr>
        <w:color w:val="000000"/>
        <w:sz w:val="16"/>
        <w:szCs w:val="16"/>
      </w:rPr>
    </w:pPr>
    <w:bookmarkStart w:id="59" w:name="_3fwokq0" w:colFirst="0" w:colLast="0"/>
    <w:bookmarkEnd w:id="59"/>
    <w:r>
      <w:rPr>
        <w:color w:val="000000"/>
        <w:sz w:val="16"/>
        <w:szCs w:val="16"/>
      </w:rPr>
      <w:t xml:space="preserve">Trabalho apresentado para obtenção do título de especialista em Data Science e </w:t>
    </w:r>
    <w:proofErr w:type="spellStart"/>
    <w:r>
      <w:rPr>
        <w:color w:val="000000"/>
        <w:sz w:val="16"/>
        <w:szCs w:val="16"/>
      </w:rPr>
      <w:t>Analytics</w:t>
    </w:r>
    <w:proofErr w:type="spellEnd"/>
    <w:r>
      <w:rPr>
        <w:color w:val="000000"/>
        <w:sz w:val="16"/>
        <w:szCs w:val="16"/>
      </w:rPr>
      <w:t xml:space="preserve"> – 2023</w:t>
    </w:r>
    <w:r>
      <w:rPr>
        <w:noProof/>
      </w:rPr>
      <w:drawing>
        <wp:anchor distT="0" distB="0" distL="0" distR="0" simplePos="0" relativeHeight="251662336" behindDoc="1" locked="0" layoutInCell="1" hidden="0" allowOverlap="1" wp14:anchorId="3D3F9057" wp14:editId="4A912821">
          <wp:simplePos x="0" y="0"/>
          <wp:positionH relativeFrom="column">
            <wp:posOffset>5100320</wp:posOffset>
          </wp:positionH>
          <wp:positionV relativeFrom="paragraph">
            <wp:posOffset>-38099</wp:posOffset>
          </wp:positionV>
          <wp:extent cx="673200" cy="282492"/>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4A3E99B2" w14:textId="77777777" w:rsidR="007C5129" w:rsidRDefault="00000000">
    <w:pPr>
      <w:pBdr>
        <w:top w:val="nil"/>
        <w:left w:val="nil"/>
        <w:bottom w:val="nil"/>
        <w:right w:val="nil"/>
        <w:between w:val="nil"/>
      </w:pBdr>
      <w:tabs>
        <w:tab w:val="center" w:pos="4252"/>
        <w:tab w:val="right" w:pos="8504"/>
        <w:tab w:val="left" w:pos="1785"/>
        <w:tab w:val="left" w:pos="3551"/>
      </w:tabs>
      <w:spacing w:line="240" w:lineRule="auto"/>
      <w:rPr>
        <w:color w:val="000000"/>
      </w:rPr>
    </w:pPr>
    <w:r>
      <w:rPr>
        <w:color w:val="000000"/>
      </w:rPr>
      <w:tab/>
    </w:r>
    <w:r>
      <w:rPr>
        <w:color w:val="000000"/>
      </w:rPr>
      <w:tab/>
    </w:r>
    <w:r>
      <w:rPr>
        <w:noProof/>
      </w:rPr>
      <mc:AlternateContent>
        <mc:Choice Requires="wpg">
          <w:drawing>
            <wp:anchor distT="4294967295" distB="4294967295" distL="114300" distR="114300" simplePos="0" relativeHeight="251663360" behindDoc="0" locked="0" layoutInCell="1" hidden="0" allowOverlap="1" wp14:anchorId="3DBD619D" wp14:editId="2556A5E5">
              <wp:simplePos x="0" y="0"/>
              <wp:positionH relativeFrom="column">
                <wp:posOffset>12701</wp:posOffset>
              </wp:positionH>
              <wp:positionV relativeFrom="paragraph">
                <wp:posOffset>106696</wp:posOffset>
              </wp:positionV>
              <wp:extent cx="57531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5753100" cy="12700"/>
              <wp:effectExtent b="0" l="0" r="0" t="0"/>
              <wp:wrapNone/>
              <wp:docPr id="3"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5753100" cy="12700"/>
                      </a:xfrm>
                      <a:prstGeom prst="rect"/>
                      <a:ln/>
                    </pic:spPr>
                  </pic:pic>
                </a:graphicData>
              </a:graphic>
            </wp:anchor>
          </w:drawing>
        </mc:Fallback>
      </mc:AlternateContent>
    </w:r>
  </w:p>
  <w:p w14:paraId="5E9B1B80" w14:textId="77777777" w:rsidR="007C5129" w:rsidRDefault="007C5129">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27621"/>
    <w:multiLevelType w:val="multilevel"/>
    <w:tmpl w:val="3F2E1BC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50A105DC"/>
    <w:multiLevelType w:val="multilevel"/>
    <w:tmpl w:val="FADA41C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233152377">
    <w:abstractNumId w:val="0"/>
  </w:num>
  <w:num w:numId="2" w16cid:durableId="196931830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zza Matheus (PS-EC/EBL3-LA)">
    <w15:presenceInfo w15:providerId="AD" w15:userId="S::szm1jvl@bosch.com::aa79a750-77eb-4420-afdf-4db463648c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129"/>
    <w:rsid w:val="001D2409"/>
    <w:rsid w:val="001E0284"/>
    <w:rsid w:val="004932B3"/>
    <w:rsid w:val="007C5129"/>
    <w:rsid w:val="007E709F"/>
    <w:rsid w:val="00812150"/>
    <w:rsid w:val="00EF28F9"/>
    <w:rsid w:val="00F0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C3A6"/>
  <w15:docId w15:val="{B788FBB4-FB07-4891-AFC4-BADA498BB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200"/>
      <w:jc w:val="left"/>
      <w:outlineLvl w:val="1"/>
    </w:pPr>
    <w:rPr>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2">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3">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F28F9"/>
    <w:rPr>
      <w:b/>
      <w:bCs/>
    </w:rPr>
  </w:style>
  <w:style w:type="character" w:customStyle="1" w:styleId="CommentSubjectChar">
    <w:name w:val="Comment Subject Char"/>
    <w:basedOn w:val="CommentTextChar"/>
    <w:link w:val="CommentSubject"/>
    <w:uiPriority w:val="99"/>
    <w:semiHidden/>
    <w:rsid w:val="00EF28F9"/>
    <w:rPr>
      <w:b/>
      <w:bCs/>
      <w:sz w:val="20"/>
      <w:szCs w:val="20"/>
    </w:rPr>
  </w:style>
  <w:style w:type="paragraph" w:styleId="Revision">
    <w:name w:val="Revision"/>
    <w:hidden/>
    <w:uiPriority w:val="99"/>
    <w:semiHidden/>
    <w:rsid w:val="007E709F"/>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B13C3-07C0-4003-8AA2-8E5868AFE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7008</Words>
  <Characters>39952</Characters>
  <Application>Microsoft Office Word</Application>
  <DocSecurity>0</DocSecurity>
  <Lines>332</Lines>
  <Paragraphs>93</Paragraphs>
  <ScaleCrop>false</ScaleCrop>
  <Company/>
  <LinksUpToDate>false</LinksUpToDate>
  <CharactersWithSpaces>46867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Sozza Matheus (PS-EC/EBL3-LA)</cp:lastModifiedBy>
  <cp:revision>7</cp:revision>
  <cp:lastPrinted>2023-08-20T22:48:00Z</cp:lastPrinted>
  <dcterms:created xsi:type="dcterms:W3CDTF">2023-08-20T12:43:00Z</dcterms:created>
  <dcterms:modified xsi:type="dcterms:W3CDTF">2023-08-20T23:05:00Z</dcterms:modified>
</cp:coreProperties>
</file>